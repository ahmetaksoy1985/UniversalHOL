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34E997" w14:textId="7E21DCE3" w:rsidR="001C4D0A" w:rsidRDefault="001C4D0A" w:rsidP="000A49DA">
      <w:pPr>
        <w:pStyle w:val="a4"/>
      </w:pPr>
      <w:r w:rsidRPr="000A49DA">
        <w:t>Universal</w:t>
      </w:r>
      <w:r>
        <w:t xml:space="preserve"> App </w:t>
      </w:r>
      <w:r>
        <w:rPr>
          <w:rFonts w:hint="eastAsia"/>
        </w:rPr>
        <w:t>개발 실습</w:t>
      </w:r>
    </w:p>
    <w:p w14:paraId="0732A690" w14:textId="75D36A41" w:rsidR="000A49DA" w:rsidRPr="000A49DA" w:rsidRDefault="000A49DA" w:rsidP="000A49DA">
      <w:r>
        <w:rPr>
          <w:rFonts w:hint="eastAsia"/>
        </w:rPr>
        <w:t xml:space="preserve">이 실습은 기본적인 </w:t>
      </w:r>
      <w:r>
        <w:t xml:space="preserve">Universal </w:t>
      </w:r>
      <w:r w:rsidR="00293276">
        <w:t xml:space="preserve">Windows </w:t>
      </w:r>
      <w:r>
        <w:t>App</w:t>
      </w:r>
      <w:r>
        <w:rPr>
          <w:rFonts w:hint="eastAsia"/>
        </w:rPr>
        <w:t xml:space="preserve"> 프로젝트를 어떻게 만드는지 알아보는</w:t>
      </w:r>
      <w:r>
        <w:t xml:space="preserve"> </w:t>
      </w:r>
      <w:r>
        <w:rPr>
          <w:rFonts w:hint="eastAsia"/>
        </w:rPr>
        <w:t>목적입니다.</w:t>
      </w:r>
      <w:r w:rsidR="00293276">
        <w:t xml:space="preserve"> </w:t>
      </w:r>
      <w:r w:rsidR="00293276">
        <w:rPr>
          <w:rFonts w:hint="eastAsia"/>
        </w:rPr>
        <w:t xml:space="preserve">사진 공유 사이트인 </w:t>
      </w:r>
      <w:r w:rsidR="00293276">
        <w:t>Flickr</w:t>
      </w:r>
      <w:r w:rsidR="00293276">
        <w:rPr>
          <w:rFonts w:hint="eastAsia"/>
        </w:rPr>
        <w:t>에서 Open API를 이용해 사진을 불러오고 갤러리 형태로 보여주는 간단한 앱을 만들어 보겠습니다.</w:t>
      </w:r>
    </w:p>
    <w:p w14:paraId="3F34E998" w14:textId="77777777" w:rsidR="001C4D0A" w:rsidRDefault="001C4D0A" w:rsidP="007B7DA5">
      <w:pPr>
        <w:pStyle w:val="1"/>
        <w:pPrChange w:id="0" w:author="Reagan Hwang" w:date="2014-05-28T18:11:00Z">
          <w:pPr>
            <w:pStyle w:val="1"/>
          </w:pPr>
        </w:pPrChange>
      </w:pPr>
      <w:r w:rsidRPr="007B7DA5">
        <w:rPr>
          <w:rStyle w:val="ab"/>
          <w:rFonts w:hint="eastAsia"/>
          <w:b w:val="0"/>
          <w:bCs w:val="0"/>
          <w:i w:val="0"/>
          <w:iCs w:val="0"/>
          <w:rPrChange w:id="1" w:author="Reagan Hwang" w:date="2014-05-28T18:11:00Z">
            <w:rPr>
              <w:rStyle w:val="ab"/>
              <w:rFonts w:hint="eastAsia"/>
              <w:i w:val="0"/>
              <w:iCs w:val="0"/>
              <w:color w:val="auto"/>
            </w:rPr>
          </w:rPrChange>
        </w:rPr>
        <w:t>준비하기</w:t>
      </w:r>
    </w:p>
    <w:p w14:paraId="4AA029DC" w14:textId="0DEEA069" w:rsidR="00293276" w:rsidRDefault="001C4D0A" w:rsidP="00293276">
      <w:r>
        <w:rPr>
          <w:rFonts w:hint="eastAsia"/>
        </w:rPr>
        <w:t xml:space="preserve">윈도우8.1과 비주얼 스튜디오 2013을 설치하고, </w:t>
      </w:r>
      <w:r>
        <w:t>Visual Studio</w:t>
      </w:r>
      <w:r>
        <w:rPr>
          <w:rFonts w:hint="eastAsia"/>
        </w:rPr>
        <w:t xml:space="preserve">를 </w:t>
      </w:r>
      <w:r>
        <w:t>Update 2 RC</w:t>
      </w:r>
      <w:r>
        <w:rPr>
          <w:rFonts w:hint="eastAsia"/>
        </w:rPr>
        <w:t>로 업데이트합니다.</w:t>
      </w:r>
    </w:p>
    <w:p w14:paraId="4DC8082E" w14:textId="03CBF0C9" w:rsidR="00293276" w:rsidRDefault="00293276" w:rsidP="00293276">
      <w:r>
        <w:rPr>
          <w:rFonts w:hint="eastAsia"/>
        </w:rPr>
        <w:t>평가판을 이용하는 경우는 아래 개발 도구를 설치하세요.</w:t>
      </w:r>
    </w:p>
    <w:p w14:paraId="3F34E99A" w14:textId="12FD7419" w:rsidR="001C4D0A" w:rsidRDefault="00293276" w:rsidP="009B787C">
      <w:pPr>
        <w:pStyle w:val="a3"/>
        <w:numPr>
          <w:ilvl w:val="0"/>
          <w:numId w:val="6"/>
        </w:numPr>
        <w:ind w:leftChars="0"/>
      </w:pPr>
      <w:r>
        <w:t>Windows 8.1</w:t>
      </w:r>
      <w:r w:rsidR="001C4D0A">
        <w:t xml:space="preserve"> </w:t>
      </w:r>
      <w:r w:rsidR="001C4D0A">
        <w:rPr>
          <w:rFonts w:hint="eastAsia"/>
        </w:rPr>
        <w:t>평가판 다운로드</w:t>
      </w:r>
      <w:r>
        <w:rPr>
          <w:rFonts w:hint="eastAsia"/>
        </w:rPr>
        <w:t>(</w:t>
      </w:r>
      <w:hyperlink r:id="rId7" w:history="1">
        <w:r w:rsidRPr="00293276">
          <w:rPr>
            <w:rStyle w:val="a5"/>
            <w:rFonts w:hint="eastAsia"/>
          </w:rPr>
          <w:t>링크</w:t>
        </w:r>
      </w:hyperlink>
      <w:r>
        <w:rPr>
          <w:rFonts w:hint="eastAsia"/>
        </w:rPr>
        <w:t>)</w:t>
      </w:r>
    </w:p>
    <w:p w14:paraId="3F34E99B" w14:textId="61791E28" w:rsidR="001C4D0A" w:rsidRDefault="001C4D0A" w:rsidP="009B787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Visual Studio </w:t>
      </w:r>
      <w:r w:rsidR="00293276">
        <w:t xml:space="preserve">Ultimate </w:t>
      </w:r>
      <w:r>
        <w:t xml:space="preserve">2013 </w:t>
      </w:r>
      <w:r w:rsidR="00293276">
        <w:rPr>
          <w:rFonts w:hint="eastAsia"/>
        </w:rPr>
        <w:t xml:space="preserve">평가판 </w:t>
      </w:r>
      <w:r>
        <w:rPr>
          <w:rFonts w:hint="eastAsia"/>
        </w:rPr>
        <w:t>다운로드</w:t>
      </w:r>
      <w:r w:rsidR="00293276">
        <w:rPr>
          <w:rFonts w:hint="eastAsia"/>
        </w:rPr>
        <w:t>(</w:t>
      </w:r>
      <w:ins w:id="2" w:author="황리건" w:date="2014-05-09T15:28:00Z">
        <w:r w:rsidR="00D5057B">
          <w:fldChar w:fldCharType="begin"/>
        </w:r>
        <w:r w:rsidR="00D5057B">
          <w:instrText xml:space="preserve"> HYPERLINK "http://go.microsoft.com/?linkid=9832446&amp;clcid=0x412" </w:instrText>
        </w:r>
        <w:r w:rsidR="00D5057B">
          <w:fldChar w:fldCharType="separate"/>
        </w:r>
        <w:r w:rsidR="00293276" w:rsidRPr="00F93594">
          <w:rPr>
            <w:rStyle w:val="a5"/>
            <w:rFonts w:hint="eastAsia"/>
          </w:rPr>
          <w:t>링크</w:t>
        </w:r>
        <w:r w:rsidR="00D5057B">
          <w:fldChar w:fldCharType="end"/>
        </w:r>
      </w:ins>
      <w:r w:rsidR="00293276">
        <w:rPr>
          <w:rFonts w:hint="eastAsia"/>
        </w:rPr>
        <w:t xml:space="preserve">) </w:t>
      </w:r>
    </w:p>
    <w:p w14:paraId="3F34E99C" w14:textId="2D5C2DA3" w:rsidR="001C4D0A" w:rsidRDefault="001C4D0A" w:rsidP="009B787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Update 2 RC</w:t>
      </w:r>
      <w:r>
        <w:t xml:space="preserve"> </w:t>
      </w:r>
      <w:r>
        <w:rPr>
          <w:rFonts w:hint="eastAsia"/>
        </w:rPr>
        <w:t>다운로드</w:t>
      </w:r>
      <w:r w:rsidR="00293276">
        <w:rPr>
          <w:rFonts w:hint="eastAsia"/>
        </w:rPr>
        <w:t>(</w:t>
      </w:r>
      <w:hyperlink r:id="rId8" w:history="1">
        <w:r w:rsidR="00293276" w:rsidRPr="00293276">
          <w:rPr>
            <w:rStyle w:val="a5"/>
            <w:rFonts w:hint="eastAsia"/>
          </w:rPr>
          <w:t>링크</w:t>
        </w:r>
      </w:hyperlink>
      <w:r w:rsidR="00293276">
        <w:rPr>
          <w:rFonts w:hint="eastAsia"/>
        </w:rPr>
        <w:t>)</w:t>
      </w:r>
    </w:p>
    <w:p w14:paraId="41E10B43" w14:textId="1CBD857B" w:rsidR="00293276" w:rsidRDefault="00D5057B" w:rsidP="00293276">
      <w:r>
        <w:rPr>
          <w:rFonts w:hint="eastAsia"/>
        </w:rPr>
        <w:t xml:space="preserve">만약, 이미 </w:t>
      </w:r>
      <w:r>
        <w:t>Windows 8.1</w:t>
      </w:r>
      <w:r>
        <w:rPr>
          <w:rFonts w:hint="eastAsia"/>
        </w:rPr>
        <w:t>을 사용 중이고</w:t>
      </w:r>
      <w:del w:id="3" w:author="황리건" w:date="2014-05-09T15:31:00Z">
        <w:r w:rsidDel="00D5057B">
          <w:rPr>
            <w:rFonts w:hint="eastAsia"/>
          </w:rPr>
          <w:delText>,</w:delText>
        </w:r>
      </w:del>
      <w:r>
        <w:rPr>
          <w:rFonts w:hint="eastAsia"/>
        </w:rPr>
        <w:t xml:space="preserve"> </w:t>
      </w:r>
      <w:del w:id="4" w:author="황리건" w:date="2014-05-09T15:31:00Z">
        <w:r w:rsidR="00293276" w:rsidDel="00D5057B">
          <w:rPr>
            <w:rFonts w:hint="eastAsia"/>
          </w:rPr>
          <w:delText xml:space="preserve">기본적인 기능만 제공하는 </w:delText>
        </w:r>
      </w:del>
      <w:ins w:id="5" w:author="황리건" w:date="2014-05-09T15:31:00Z">
        <w:r>
          <w:t>Visual Studio Express(</w:t>
        </w:r>
      </w:ins>
      <w:r w:rsidR="00293276">
        <w:rPr>
          <w:rFonts w:hint="eastAsia"/>
        </w:rPr>
        <w:t>무료</w:t>
      </w:r>
      <w:ins w:id="6" w:author="황리건" w:date="2014-05-09T15:31:00Z">
        <w:r>
          <w:rPr>
            <w:rFonts w:hint="eastAsia"/>
          </w:rPr>
          <w:t>)</w:t>
        </w:r>
      </w:ins>
      <w:r w:rsidR="00293276">
        <w:rPr>
          <w:rFonts w:hint="eastAsia"/>
        </w:rPr>
        <w:t xml:space="preserve"> 버전을 사용하려면 아래 개발 도구</w:t>
      </w:r>
      <w:del w:id="7" w:author="황리건" w:date="2014-05-09T15:30:00Z">
        <w:r w:rsidR="00293276" w:rsidDel="00D5057B">
          <w:rPr>
            <w:rFonts w:hint="eastAsia"/>
          </w:rPr>
          <w:delText>들을</w:delText>
        </w:r>
      </w:del>
      <w:ins w:id="8" w:author="황리건" w:date="2014-05-09T15:30:00Z">
        <w:r>
          <w:rPr>
            <w:rFonts w:hint="eastAsia"/>
          </w:rPr>
          <w:t>를</w:t>
        </w:r>
      </w:ins>
      <w:r w:rsidR="00293276">
        <w:rPr>
          <w:rFonts w:hint="eastAsia"/>
        </w:rPr>
        <w:t xml:space="preserve"> 설치합니다.</w:t>
      </w:r>
      <w:ins w:id="9" w:author="황리건" w:date="2014-05-09T15:31:00Z">
        <w:r>
          <w:t xml:space="preserve"> </w:t>
        </w:r>
      </w:ins>
    </w:p>
    <w:p w14:paraId="094DB252" w14:textId="7B95EDDA" w:rsidR="00D5057B" w:rsidRDefault="00D5057B" w:rsidP="00D5057B">
      <w:pPr>
        <w:pStyle w:val="a3"/>
        <w:numPr>
          <w:ilvl w:val="0"/>
          <w:numId w:val="20"/>
        </w:numPr>
        <w:ind w:leftChars="0"/>
        <w:rPr>
          <w:ins w:id="10" w:author="황리건" w:date="2014-05-09T15:34:00Z"/>
        </w:rPr>
      </w:pPr>
      <w:ins w:id="11" w:author="황리건" w:date="2014-05-09T15:30:00Z">
        <w:r>
          <w:t>Visual Studio Express 2013 for Windows with Update 2 RC</w:t>
        </w:r>
      </w:ins>
      <w:del w:id="12" w:author="황리건" w:date="2014-05-09T15:30:00Z">
        <w:r w:rsidDel="00D5057B">
          <w:rPr>
            <w:rFonts w:hint="eastAsia"/>
          </w:rPr>
          <w:delText xml:space="preserve">Visual Studio </w:delText>
        </w:r>
      </w:del>
      <w:del w:id="13" w:author="황리건" w:date="2014-05-09T15:28:00Z">
        <w:r w:rsidDel="00D5057B">
          <w:delText xml:space="preserve">Ultimate </w:delText>
        </w:r>
      </w:del>
      <w:del w:id="14" w:author="황리건" w:date="2014-05-09T15:30:00Z">
        <w:r w:rsidDel="00D5057B">
          <w:delText xml:space="preserve">2013 </w:delText>
        </w:r>
      </w:del>
      <w:del w:id="15" w:author="황리건" w:date="2014-05-09T15:28:00Z">
        <w:r w:rsidDel="00D5057B">
          <w:rPr>
            <w:rFonts w:hint="eastAsia"/>
          </w:rPr>
          <w:delText>평가판</w:delText>
        </w:r>
      </w:del>
      <w:del w:id="16" w:author="황리건" w:date="2014-05-09T15:30:00Z">
        <w:r w:rsidDel="00D5057B">
          <w:rPr>
            <w:rFonts w:hint="eastAsia"/>
          </w:rPr>
          <w:delText xml:space="preserve"> </w:delText>
        </w:r>
      </w:del>
      <w:r>
        <w:rPr>
          <w:rFonts w:hint="eastAsia"/>
        </w:rPr>
        <w:t>다운로드(</w:t>
      </w:r>
      <w:ins w:id="17" w:author="황리건" w:date="2014-05-09T15:30:00Z">
        <w:r>
          <w:fldChar w:fldCharType="begin"/>
        </w:r>
        <w:r>
          <w:instrText xml:space="preserve"> HYPERLINK "http://www.microsoft.com/en-us/download/details.aspx?id=42305" </w:instrText>
        </w:r>
        <w:r>
          <w:fldChar w:fldCharType="separate"/>
        </w:r>
        <w:r w:rsidRPr="00F93594">
          <w:rPr>
            <w:rStyle w:val="a5"/>
            <w:rFonts w:hint="eastAsia"/>
          </w:rPr>
          <w:t>링크</w:t>
        </w:r>
        <w:r>
          <w:fldChar w:fldCharType="end"/>
        </w:r>
      </w:ins>
      <w:r>
        <w:rPr>
          <w:rFonts w:hint="eastAsia"/>
        </w:rPr>
        <w:t>)</w:t>
      </w:r>
      <w:bookmarkStart w:id="18" w:name="_GoBack"/>
      <w:bookmarkEnd w:id="18"/>
      <w:r>
        <w:rPr>
          <w:rFonts w:hint="eastAsia"/>
        </w:rPr>
        <w:t xml:space="preserve"> </w:t>
      </w:r>
    </w:p>
    <w:p w14:paraId="2DB68225" w14:textId="2C5F6768" w:rsidR="00D5057B" w:rsidRDefault="00D5057B">
      <w:pPr>
        <w:pPrChange w:id="19" w:author="황리건" w:date="2014-05-09T15:34:00Z">
          <w:pPr>
            <w:pStyle w:val="a3"/>
            <w:numPr>
              <w:numId w:val="20"/>
            </w:numPr>
            <w:ind w:leftChars="0" w:left="760" w:hanging="360"/>
          </w:pPr>
        </w:pPrChange>
      </w:pPr>
      <w:ins w:id="20" w:author="황리건" w:date="2014-05-09T15:34:00Z">
        <w:r>
          <w:rPr>
            <w:rFonts w:hint="eastAsia"/>
          </w:rPr>
          <w:t xml:space="preserve">이 개발 도구는 기간 제한이 없는 무료 버전이고 </w:t>
        </w:r>
        <w:r>
          <w:t xml:space="preserve">Windows App </w:t>
        </w:r>
        <w:r>
          <w:rPr>
            <w:rFonts w:hint="eastAsia"/>
          </w:rPr>
          <w:t>개발 용도로 충분히 사용 가능합니다.</w:t>
        </w:r>
        <w:r>
          <w:t xml:space="preserve"> </w:t>
        </w:r>
        <w:r>
          <w:rPr>
            <w:rFonts w:hint="eastAsia"/>
          </w:rPr>
          <w:t>다만, 범용 프로젝트 개발을 지원하지 않고, 개발 편의 기능 상의 제약이 있습니다.</w:t>
        </w:r>
      </w:ins>
    </w:p>
    <w:p w14:paraId="1F82AF78" w14:textId="2BD78FA9" w:rsidR="00293276" w:rsidDel="00D5057B" w:rsidRDefault="00D5057B" w:rsidP="00293276">
      <w:pPr>
        <w:pStyle w:val="a3"/>
        <w:numPr>
          <w:ilvl w:val="0"/>
          <w:numId w:val="20"/>
        </w:numPr>
        <w:ind w:leftChars="0"/>
        <w:rPr>
          <w:del w:id="21" w:author="황리건" w:date="2014-05-09T15:30:00Z"/>
        </w:rPr>
      </w:pPr>
      <w:ins w:id="22" w:author="황리건" w:date="2014-05-09T15:34:00Z">
        <w:r>
          <w:rPr>
            <w:rFonts w:hint="eastAsia"/>
          </w:rPr>
          <w:t xml:space="preserve">다음은, </w:t>
        </w:r>
      </w:ins>
      <w:del w:id="23" w:author="황리건" w:date="2014-05-09T15:30:00Z">
        <w:r w:rsidDel="00D5057B">
          <w:rPr>
            <w:rFonts w:hint="eastAsia"/>
          </w:rPr>
          <w:delText>Update 2 RC</w:delText>
        </w:r>
        <w:r w:rsidDel="00D5057B">
          <w:delText xml:space="preserve"> </w:delText>
        </w:r>
        <w:r w:rsidDel="00D5057B">
          <w:rPr>
            <w:rFonts w:hint="eastAsia"/>
          </w:rPr>
          <w:delText>다운로드()</w:delText>
        </w:r>
      </w:del>
    </w:p>
    <w:p w14:paraId="3F34E99D" w14:textId="25139B04" w:rsidR="001C4D0A" w:rsidRDefault="001C4D0A" w:rsidP="001C4D0A">
      <w:r>
        <w:rPr>
          <w:rFonts w:hint="eastAsia"/>
        </w:rPr>
        <w:t>Visual Studio에서 실습에 사용할 코드 조각(</w:t>
      </w:r>
      <w:r>
        <w:t>Code Snippet)</w:t>
      </w:r>
      <w:r>
        <w:rPr>
          <w:rFonts w:hint="eastAsia"/>
        </w:rPr>
        <w:t>을 등록합니다.</w:t>
      </w:r>
      <w:r w:rsidR="00D5057B">
        <w:t xml:space="preserve"> </w:t>
      </w:r>
      <w:r w:rsidR="00D5057B">
        <w:rPr>
          <w:rFonts w:hint="eastAsia"/>
        </w:rPr>
        <w:t xml:space="preserve">이 코드 조각들은 </w:t>
      </w:r>
      <w:ins w:id="24" w:author="황리건" w:date="2014-05-09T15:25:00Z">
        <w:r w:rsidR="00D5057B">
          <w:rPr>
            <w:rFonts w:hint="eastAsia"/>
          </w:rPr>
          <w:t>복잡한 코드를 직접 입력하지 않고, 미리 작성된 코드를 통해 쉽게 추가할 수 있도록 도와줍니다.</w:t>
        </w:r>
      </w:ins>
    </w:p>
    <w:p w14:paraId="3F34E99E" w14:textId="212EDCB9" w:rsidR="001C4D0A" w:rsidRDefault="001C4D0A" w:rsidP="001C4D0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Visual Studio의 메뉴에서 </w:t>
      </w:r>
      <w:r>
        <w:t xml:space="preserve">Tools </w:t>
      </w:r>
      <w:del w:id="25" w:author="황리건" w:date="2014-05-12T12:42:00Z">
        <w:r w:rsidDel="00EB38C4">
          <w:delText xml:space="preserve">– </w:delText>
        </w:r>
      </w:del>
      <w:ins w:id="26" w:author="황리건" w:date="2014-05-12T12:42:00Z">
        <w:r w:rsidR="00EB38C4">
          <w:t xml:space="preserve">&gt; </w:t>
        </w:r>
      </w:ins>
      <w:r>
        <w:t>Code Snippets Manager</w:t>
      </w:r>
      <w:r>
        <w:rPr>
          <w:rFonts w:hint="eastAsia"/>
        </w:rPr>
        <w:t>를 실행합니다.</w:t>
      </w:r>
    </w:p>
    <w:p w14:paraId="3F34E99F" w14:textId="77777777" w:rsidR="001C4D0A" w:rsidRDefault="001C4D0A" w:rsidP="001C4D0A">
      <w:pPr>
        <w:pStyle w:val="a3"/>
        <w:numPr>
          <w:ilvl w:val="0"/>
          <w:numId w:val="3"/>
        </w:numPr>
        <w:ind w:leftChars="0"/>
      </w:pPr>
      <w:r>
        <w:t xml:space="preserve">Language </w:t>
      </w:r>
      <w:r>
        <w:rPr>
          <w:rFonts w:hint="eastAsia"/>
        </w:rPr>
        <w:t xml:space="preserve">선택화면에서 </w:t>
      </w:r>
      <w:r>
        <w:t>XAML</w:t>
      </w:r>
      <w:r>
        <w:rPr>
          <w:rFonts w:hint="eastAsia"/>
        </w:rPr>
        <w:t>을 선택합니다.</w:t>
      </w:r>
    </w:p>
    <w:p w14:paraId="3F34E9A0" w14:textId="77777777" w:rsidR="009B787C" w:rsidRDefault="009B787C" w:rsidP="009B787C">
      <w:pPr>
        <w:ind w:left="400"/>
        <w:jc w:val="center"/>
      </w:pPr>
      <w:r>
        <w:rPr>
          <w:noProof/>
        </w:rPr>
        <w:lastRenderedPageBreak/>
        <w:drawing>
          <wp:inline distT="0" distB="0" distL="0" distR="0" wp14:anchorId="3F34E9BB" wp14:editId="3F34E9BC">
            <wp:extent cx="2894668" cy="2165389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0597" cy="21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E9A1" w14:textId="77777777" w:rsidR="001C4D0A" w:rsidRDefault="001C4D0A" w:rsidP="001C4D0A">
      <w:pPr>
        <w:pStyle w:val="a3"/>
        <w:numPr>
          <w:ilvl w:val="0"/>
          <w:numId w:val="3"/>
        </w:numPr>
        <w:ind w:leftChars="0"/>
      </w:pPr>
      <w:r>
        <w:t>Add…</w:t>
      </w:r>
      <w:r>
        <w:rPr>
          <w:rFonts w:hint="eastAsia"/>
        </w:rPr>
        <w:t>를 클릭합니다.</w:t>
      </w:r>
    </w:p>
    <w:p w14:paraId="3F34E9A2" w14:textId="77777777" w:rsidR="001C4D0A" w:rsidRDefault="001C4D0A" w:rsidP="001C4D0A">
      <w:pPr>
        <w:pStyle w:val="a3"/>
        <w:numPr>
          <w:ilvl w:val="0"/>
          <w:numId w:val="3"/>
        </w:numPr>
        <w:ind w:leftChars="0"/>
      </w:pPr>
      <w:r>
        <w:t>&lt;</w:t>
      </w:r>
      <w:r>
        <w:rPr>
          <w:rFonts w:hint="eastAsia"/>
        </w:rPr>
        <w:t>실습 코드 폴더&gt;\</w:t>
      </w:r>
      <w:r>
        <w:t>Code Snippets\XAML JumpStart</w:t>
      </w:r>
      <w:r>
        <w:rPr>
          <w:rFonts w:hint="eastAsia"/>
        </w:rPr>
        <w:t xml:space="preserve">로 이동 후, </w:t>
      </w:r>
      <w:r>
        <w:t>Select Folder</w:t>
      </w:r>
      <w:r>
        <w:rPr>
          <w:rFonts w:hint="eastAsia"/>
        </w:rPr>
        <w:t>를 클릭합니다.</w:t>
      </w:r>
    </w:p>
    <w:p w14:paraId="3F34E9A3" w14:textId="17D8B5DF" w:rsidR="009B787C" w:rsidRDefault="00FD2836" w:rsidP="009B787C">
      <w:r>
        <w:t>Flickr</w:t>
      </w:r>
      <w:r>
        <w:rPr>
          <w:rFonts w:hint="eastAsia"/>
        </w:rPr>
        <w:t>에 계정을 만들고</w:t>
      </w:r>
      <w:r w:rsidR="009B787C">
        <w:rPr>
          <w:rFonts w:hint="eastAsia"/>
        </w:rPr>
        <w:t xml:space="preserve"> 오픈API</w:t>
      </w:r>
      <w:r w:rsidR="009B787C">
        <w:t xml:space="preserve"> </w:t>
      </w:r>
      <w:r>
        <w:rPr>
          <w:rFonts w:hint="eastAsia"/>
        </w:rPr>
        <w:t>Key를</w:t>
      </w:r>
      <w:r w:rsidR="009B787C">
        <w:rPr>
          <w:rFonts w:hint="eastAsia"/>
        </w:rPr>
        <w:t xml:space="preserve"> 생성합니다.</w:t>
      </w:r>
    </w:p>
    <w:p w14:paraId="3F34E9A4" w14:textId="1AF5413C" w:rsidR="009B787C" w:rsidRPr="0024791A" w:rsidRDefault="00FD2836" w:rsidP="009B787C">
      <w:pPr>
        <w:pStyle w:val="a3"/>
        <w:numPr>
          <w:ilvl w:val="0"/>
          <w:numId w:val="3"/>
        </w:numPr>
        <w:ind w:leftChars="0"/>
        <w:rPr>
          <w:ins w:id="27" w:author="황리건" w:date="2014-05-09T15:39:00Z"/>
          <w:rStyle w:val="a5"/>
          <w:color w:val="auto"/>
          <w:u w:val="none"/>
          <w:rPrChange w:id="28" w:author="황리건" w:date="2014-05-09T15:39:00Z">
            <w:rPr>
              <w:ins w:id="29" w:author="황리건" w:date="2014-05-09T15:39:00Z"/>
              <w:rStyle w:val="a5"/>
            </w:rPr>
          </w:rPrChange>
        </w:rPr>
      </w:pPr>
      <w:r>
        <w:t xml:space="preserve">Flickr </w:t>
      </w:r>
      <w:r>
        <w:rPr>
          <w:rFonts w:hint="eastAsia"/>
        </w:rPr>
        <w:t xml:space="preserve">개발자 사이트에서 </w:t>
      </w:r>
      <w:r>
        <w:t>API</w:t>
      </w:r>
      <w:ins w:id="30" w:author="황리건" w:date="2014-05-09T15:40:00Z">
        <w:r w:rsidR="0024791A">
          <w:t xml:space="preserve"> </w:t>
        </w:r>
        <w:r w:rsidR="0024791A">
          <w:rPr>
            <w:rFonts w:hint="eastAsia"/>
          </w:rPr>
          <w:t>키</w:t>
        </w:r>
      </w:ins>
      <w:r>
        <w:rPr>
          <w:rFonts w:hint="eastAsia"/>
        </w:rPr>
        <w:t xml:space="preserve">를 생성합니다. </w:t>
      </w:r>
      <w:hyperlink r:id="rId10" w:history="1">
        <w:r w:rsidRPr="006C57EB">
          <w:rPr>
            <w:rStyle w:val="a5"/>
          </w:rPr>
          <w:t>https://www.flickr.com/services/apps/create/</w:t>
        </w:r>
      </w:hyperlink>
    </w:p>
    <w:p w14:paraId="0375D6A2" w14:textId="1AB86749" w:rsidR="0024791A" w:rsidRPr="00FD2836" w:rsidRDefault="0024791A">
      <w:pPr>
        <w:pStyle w:val="a3"/>
        <w:ind w:leftChars="0" w:left="760"/>
        <w:rPr>
          <w:rStyle w:val="a5"/>
          <w:color w:val="auto"/>
          <w:u w:val="none"/>
        </w:rPr>
        <w:pPrChange w:id="31" w:author="황리건" w:date="2014-05-09T15:39:00Z">
          <w:pPr>
            <w:pStyle w:val="a3"/>
            <w:numPr>
              <w:numId w:val="3"/>
            </w:numPr>
            <w:ind w:leftChars="0" w:left="760" w:hanging="360"/>
          </w:pPr>
        </w:pPrChange>
      </w:pPr>
      <w:ins w:id="32" w:author="황리건" w:date="2014-05-09T15:40:00Z">
        <w:r>
          <w:rPr>
            <w:rStyle w:val="a5"/>
            <w:color w:val="auto"/>
            <w:u w:val="none"/>
            <w:rPrChange w:id="33" w:author="Unknown">
              <w:rPr>
                <w:noProof/>
              </w:rPr>
            </w:rPrChange>
          </w:rPr>
          <w:drawing>
            <wp:inline distT="0" distB="0" distL="0" distR="0" wp14:anchorId="305AEF59" wp14:editId="0B83EB10">
              <wp:extent cx="2666010" cy="685821"/>
              <wp:effectExtent l="0" t="0" r="1270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94354" cy="6931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F34E9A5" w14:textId="667C03A0" w:rsidR="00FD2836" w:rsidRDefault="00FD2836" w:rsidP="00FD2836">
      <w:pPr>
        <w:pStyle w:val="a3"/>
        <w:numPr>
          <w:ilvl w:val="0"/>
          <w:numId w:val="3"/>
        </w:numPr>
        <w:ind w:leftChars="0"/>
      </w:pPr>
      <w:r>
        <w:t>&lt;</w:t>
      </w:r>
      <w:r>
        <w:rPr>
          <w:rFonts w:hint="eastAsia"/>
        </w:rPr>
        <w:t>실습 코드 폴더&gt;\</w:t>
      </w:r>
      <w:r>
        <w:t>Session 1\</w:t>
      </w:r>
      <w:r w:rsidRPr="00FD2836">
        <w:t xml:space="preserve">Begin\FlickrSearcher.cs </w:t>
      </w:r>
      <w:r w:rsidRPr="00FD2836">
        <w:rPr>
          <w:rFonts w:hint="eastAsia"/>
        </w:rPr>
        <w:t>파일을 열</w:t>
      </w:r>
      <w:r>
        <w:rPr>
          <w:rFonts w:hint="eastAsia"/>
        </w:rPr>
        <w:t>고</w:t>
      </w:r>
      <w:ins w:id="34" w:author="황리건" w:date="2014-05-09T17:59:00Z">
        <w:r w:rsidR="004217C4">
          <w:rPr>
            <w:rFonts w:hint="eastAsia"/>
          </w:rPr>
          <w:t xml:space="preserve"> </w:t>
        </w:r>
        <w:r w:rsidR="004217C4">
          <w:rPr>
            <w:rFonts w:ascii="Consolas" w:hAnsi="Consolas" w:cs="Consolas"/>
            <w:color w:val="000000"/>
            <w:sz w:val="19"/>
            <w:szCs w:val="19"/>
            <w:highlight w:val="white"/>
          </w:rPr>
          <w:t>Internal_Class</w:t>
        </w:r>
      </w:ins>
      <w:ins w:id="35" w:author="황리건" w:date="2014-05-09T18:00:00Z">
        <w:r w:rsidR="004217C4">
          <w:rPr>
            <w:rFonts w:ascii="Consolas" w:hAnsi="Consolas" w:cs="Consolas" w:hint="eastAsia"/>
            <w:color w:val="000000"/>
            <w:sz w:val="19"/>
            <w:szCs w:val="19"/>
          </w:rPr>
          <w:t>라고</w:t>
        </w:r>
        <w:r w:rsidR="004217C4">
          <w:rPr>
            <w:rFonts w:ascii="Consolas" w:hAnsi="Consolas" w:cs="Consolas" w:hint="eastAsia"/>
            <w:color w:val="000000"/>
            <w:sz w:val="19"/>
            <w:szCs w:val="19"/>
          </w:rPr>
          <w:t xml:space="preserve"> </w:t>
        </w:r>
        <w:r w:rsidR="004217C4">
          <w:rPr>
            <w:rFonts w:ascii="Consolas" w:hAnsi="Consolas" w:cs="Consolas" w:hint="eastAsia"/>
            <w:color w:val="000000"/>
            <w:sz w:val="19"/>
            <w:szCs w:val="19"/>
          </w:rPr>
          <w:t>쓰여진</w:t>
        </w:r>
        <w:r w:rsidR="004217C4">
          <w:rPr>
            <w:rFonts w:ascii="Consolas" w:hAnsi="Consolas" w:cs="Consolas" w:hint="eastAsia"/>
            <w:color w:val="000000"/>
            <w:sz w:val="19"/>
            <w:szCs w:val="19"/>
          </w:rPr>
          <w:t xml:space="preserve"> </w:t>
        </w:r>
        <w:r w:rsidR="004217C4">
          <w:rPr>
            <w:rFonts w:ascii="Consolas" w:hAnsi="Consolas" w:cs="Consolas" w:hint="eastAsia"/>
            <w:color w:val="000000"/>
            <w:sz w:val="19"/>
            <w:szCs w:val="19"/>
          </w:rPr>
          <w:t>부분을</w:t>
        </w:r>
        <w:r w:rsidR="004217C4">
          <w:rPr>
            <w:rFonts w:ascii="Consolas" w:hAnsi="Consolas" w:cs="Consolas" w:hint="eastAsia"/>
            <w:color w:val="000000"/>
            <w:sz w:val="19"/>
            <w:szCs w:val="19"/>
          </w:rPr>
          <w:t xml:space="preserve"> </w:t>
        </w:r>
        <w:r w:rsidR="004217C4">
          <w:rPr>
            <w:rFonts w:ascii="Consolas" w:hAnsi="Consolas" w:cs="Consolas" w:hint="eastAsia"/>
            <w:color w:val="000000"/>
            <w:sz w:val="19"/>
            <w:szCs w:val="19"/>
          </w:rPr>
          <w:t>찾습니다</w:t>
        </w:r>
        <w:r w:rsidR="004217C4">
          <w:rPr>
            <w:rFonts w:ascii="Consolas" w:hAnsi="Consolas" w:cs="Consolas" w:hint="eastAsia"/>
            <w:color w:val="000000"/>
            <w:sz w:val="19"/>
            <w:szCs w:val="19"/>
          </w:rPr>
          <w:t>.</w:t>
        </w:r>
      </w:ins>
      <w:del w:id="36" w:author="황리건" w:date="2014-05-09T18:00:00Z">
        <w:r w:rsidDel="004217C4">
          <w:rPr>
            <w:rFonts w:hint="eastAsia"/>
          </w:rPr>
          <w:delText>,</w:delText>
        </w:r>
      </w:del>
      <w:ins w:id="37" w:author="황리건" w:date="2014-05-09T18:00:00Z">
        <w:r w:rsidR="004217C4">
          <w:t xml:space="preserve"> </w:t>
        </w:r>
      </w:ins>
      <w:ins w:id="38" w:author="황리건" w:date="2014-05-09T18:01:00Z">
        <w:r w:rsidR="0064479A">
          <w:t>Ctrl+F</w:t>
        </w:r>
        <w:r w:rsidR="0064479A">
          <w:rPr>
            <w:rFonts w:hint="eastAsia"/>
          </w:rPr>
          <w:t>를 눌러서 찾기 기능을 이용하면 쉽게 찾을 수 있습니다.</w:t>
        </w:r>
      </w:ins>
      <w:del w:id="39" w:author="황리건" w:date="2014-05-09T18:00:00Z">
        <w:r w:rsidDel="004217C4">
          <w:rPr>
            <w:rFonts w:hint="eastAsia"/>
          </w:rPr>
          <w:delText xml:space="preserve"> </w:delText>
        </w:r>
      </w:del>
      <w:ins w:id="40" w:author="황리건" w:date="2014-05-09T18:01:00Z">
        <w:r w:rsidR="0064479A">
          <w:t xml:space="preserve"> </w:t>
        </w:r>
        <w:r w:rsidR="0064479A">
          <w:rPr>
            <w:rFonts w:hint="eastAsia"/>
          </w:rPr>
          <w:t xml:space="preserve">만약, </w:t>
        </w:r>
      </w:ins>
      <w:del w:id="41" w:author="황리건" w:date="2014-05-09T18:00:00Z">
        <w:r w:rsidDel="004217C4">
          <w:rPr>
            <w:rFonts w:hint="eastAsia"/>
          </w:rPr>
          <w:delText xml:space="preserve">코드의 끝 부분에 </w:delText>
        </w:r>
        <w:r w:rsidDel="004217C4">
          <w:delText>Internal_Class</w:delText>
        </w:r>
        <w:r w:rsidDel="004217C4">
          <w:rPr>
            <w:rFonts w:hint="eastAsia"/>
          </w:rPr>
          <w:delText xml:space="preserve">라고 되어 있는 부분의 </w:delText>
        </w:r>
      </w:del>
      <w:r>
        <w:rPr>
          <w:rFonts w:hint="eastAsia"/>
        </w:rPr>
        <w:t>왼</w:t>
      </w:r>
      <w:del w:id="42" w:author="황리건" w:date="2014-05-09T18:00:00Z">
        <w:r w:rsidDel="004217C4">
          <w:rPr>
            <w:rFonts w:hint="eastAsia"/>
          </w:rPr>
          <w:delText xml:space="preserve"> </w:delText>
        </w:r>
      </w:del>
      <w:r>
        <w:rPr>
          <w:rFonts w:hint="eastAsia"/>
        </w:rPr>
        <w:t>쪽</w:t>
      </w:r>
      <w:ins w:id="43" w:author="황리건" w:date="2014-05-09T18:01:00Z">
        <w:r w:rsidR="0064479A">
          <w:rPr>
            <w:rFonts w:hint="eastAsia"/>
          </w:rPr>
          <w:t>에 아래와 같이</w:t>
        </w:r>
      </w:ins>
      <w:r>
        <w:rPr>
          <w:rFonts w:hint="eastAsia"/>
        </w:rPr>
        <w:t xml:space="preserve"> 작은 </w:t>
      </w:r>
      <w:r>
        <w:t xml:space="preserve">+ </w:t>
      </w:r>
      <w:r>
        <w:rPr>
          <w:rFonts w:hint="eastAsia"/>
        </w:rPr>
        <w:t>버튼</w:t>
      </w:r>
      <w:ins w:id="44" w:author="황리건" w:date="2014-05-09T18:00:00Z">
        <w:r w:rsidR="004217C4">
          <w:rPr>
            <w:rFonts w:hint="eastAsia"/>
          </w:rPr>
          <w:t>이 있으면</w:t>
        </w:r>
      </w:ins>
      <w:del w:id="45" w:author="황리건" w:date="2014-05-09T18:00:00Z">
        <w:r w:rsidDel="004217C4">
          <w:rPr>
            <w:rFonts w:hint="eastAsia"/>
          </w:rPr>
          <w:delText>을</w:delText>
        </w:r>
      </w:del>
      <w:r>
        <w:rPr>
          <w:rFonts w:hint="eastAsia"/>
        </w:rPr>
        <w:t xml:space="preserve"> 클릭하여 코드를 확장합니다.</w:t>
      </w:r>
    </w:p>
    <w:p w14:paraId="3F34E9A6" w14:textId="77777777" w:rsidR="00FD2836" w:rsidRDefault="00FD2836" w:rsidP="00FD2836">
      <w:pPr>
        <w:jc w:val="center"/>
      </w:pPr>
      <w:r>
        <w:rPr>
          <w:noProof/>
        </w:rPr>
        <w:drawing>
          <wp:inline distT="0" distB="0" distL="0" distR="0" wp14:anchorId="3F34E9BD" wp14:editId="3F34E9BE">
            <wp:extent cx="1809750" cy="97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B8B8" w14:textId="1E15C580" w:rsidR="00FA3823" w:rsidRDefault="00FD2836" w:rsidP="00FA3823">
      <w:pPr>
        <w:pStyle w:val="a3"/>
        <w:numPr>
          <w:ilvl w:val="0"/>
          <w:numId w:val="3"/>
        </w:numPr>
        <w:ind w:leftChars="0"/>
      </w:pPr>
      <w:r>
        <w:t xml:space="preserve">FlickrSearchUrl </w:t>
      </w:r>
      <w:r>
        <w:rPr>
          <w:rFonts w:hint="eastAsia"/>
        </w:rPr>
        <w:t>클래스의 시작 부분에</w:t>
      </w:r>
      <w:r w:rsidRPr="00FD2836">
        <w:rPr>
          <w:rFonts w:hint="eastAsia"/>
        </w:rPr>
        <w:t xml:space="preserve"> </w:t>
      </w:r>
      <w:r w:rsidRPr="00FD2836">
        <w:t>apiKey</w:t>
      </w:r>
      <w:r>
        <w:t xml:space="preserve"> </w:t>
      </w:r>
      <w:r>
        <w:rPr>
          <w:rFonts w:hint="eastAsia"/>
        </w:rPr>
        <w:t>변수의</w:t>
      </w:r>
      <w:r w:rsidRPr="00FD2836">
        <w:t xml:space="preserve"> </w:t>
      </w:r>
      <w:r w:rsidRPr="00FD2836">
        <w:rPr>
          <w:rFonts w:hint="eastAsia"/>
        </w:rPr>
        <w:t>값을 아래와 같이 수정합니다.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FD2836" w14:paraId="3F34E9AF" w14:textId="77777777" w:rsidTr="00FD2836">
        <w:tc>
          <w:tcPr>
            <w:tcW w:w="9016" w:type="dxa"/>
          </w:tcPr>
          <w:p w14:paraId="0306BDC4" w14:textId="77777777" w:rsidR="00FA3823" w:rsidRDefault="00FD2836" w:rsidP="00FA382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internal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class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FlickrSearchUrl</w:t>
            </w:r>
          </w:p>
          <w:p w14:paraId="3F34E9A9" w14:textId="2B67A829" w:rsidR="00FD2836" w:rsidRPr="00FA3823" w:rsidRDefault="00FD2836" w:rsidP="00FA3823">
            <w:pPr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14:paraId="3F34E9AA" w14:textId="77777777" w:rsidR="00FD2836" w:rsidRPr="00FA3823" w:rsidRDefault="00FD2836" w:rsidP="00FA3823">
            <w:pPr>
              <w:adjustRightInd w:val="0"/>
              <w:ind w:firstLineChars="200" w:firstLine="38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>//#error Add your flickR API key here</w:t>
            </w:r>
          </w:p>
          <w:p w14:paraId="3F34E9AB" w14:textId="117522D5" w:rsidR="00FD2836" w:rsidRPr="00FA3823" w:rsidRDefault="00FD2836" w:rsidP="00FA3823">
            <w:pPr>
              <w:adjustRightInd w:val="0"/>
              <w:ind w:firstLineChars="200" w:firstLine="38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static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apiKey = 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>여기에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 xml:space="preserve"> API </w:t>
            </w:r>
            <w:r w:rsidRPr="00FA3823">
              <w:rPr>
                <w:rFonts w:ascii="Consolas" w:hAnsi="Consolas" w:cs="Consolas"/>
                <w:b/>
                <w:i/>
                <w:color w:val="A31515"/>
                <w:sz w:val="19"/>
                <w:szCs w:val="19"/>
                <w:highlight w:val="white"/>
              </w:rPr>
              <w:t>Key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>값을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 w:hint="eastAsia"/>
                <w:b/>
                <w:i/>
                <w:color w:val="A31515"/>
                <w:sz w:val="19"/>
                <w:szCs w:val="19"/>
                <w:highlight w:val="white"/>
              </w:rPr>
              <w:t>입력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3F34E9AC" w14:textId="692C407C" w:rsidR="00FD2836" w:rsidRPr="00FA3823" w:rsidRDefault="00FD2836" w:rsidP="00FA3823">
            <w:pPr>
              <w:adjustRightInd w:val="0"/>
              <w:ind w:firstLineChars="200" w:firstLine="38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static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serviceUri = 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"http://api.flickr.com/services/rest/?method="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3F34E9AD" w14:textId="3D648D4C" w:rsidR="00FD2836" w:rsidRPr="00FA3823" w:rsidRDefault="00FD2836" w:rsidP="00FA3823">
            <w:pPr>
              <w:adjustRightInd w:val="0"/>
              <w:ind w:firstLineChars="200" w:firstLine="38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static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baseUri = serviceUri + 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"flickr.photos.search&amp;"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;</w:t>
            </w:r>
          </w:p>
          <w:p w14:paraId="74778E80" w14:textId="77777777" w:rsidR="00FA3823" w:rsidRDefault="00FA3823" w:rsidP="00FA3823">
            <w:pPr>
              <w:ind w:firstLineChars="200" w:firstLine="400"/>
              <w:rPr>
                <w:highlight w:val="white"/>
              </w:rPr>
            </w:pPr>
          </w:p>
          <w:p w14:paraId="3F34E9AE" w14:textId="29A2C9E0" w:rsidR="00FD2836" w:rsidRDefault="00FD2836" w:rsidP="00FA3823">
            <w:pPr>
              <w:ind w:firstLineChars="200" w:firstLine="380"/>
            </w:pP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static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readonly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FA382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string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hottagsUri = serviceUri + </w:t>
            </w:r>
            <w:r w:rsidRPr="00FA3823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"flickr.tags.getHotList&amp;api_key="</w:t>
            </w:r>
            <w:r w:rsidRPr="00FA382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+ apiKey;</w:t>
            </w:r>
          </w:p>
        </w:tc>
      </w:tr>
    </w:tbl>
    <w:p w14:paraId="3F34E9B0" w14:textId="77777777" w:rsidR="00FD2836" w:rsidRPr="00FD2836" w:rsidRDefault="00FD2836" w:rsidP="00FD2836">
      <w:pPr>
        <w:ind w:left="400"/>
      </w:pPr>
    </w:p>
    <w:p w14:paraId="3F34E9B1" w14:textId="77777777" w:rsidR="001C4D0A" w:rsidRDefault="001C4D0A" w:rsidP="001C4D0A">
      <w:pPr>
        <w:pStyle w:val="1"/>
      </w:pPr>
      <w:r>
        <w:rPr>
          <w:rFonts w:hint="eastAsia"/>
        </w:rPr>
        <w:lastRenderedPageBreak/>
        <w:t>프로젝트 생성</w:t>
      </w:r>
    </w:p>
    <w:p w14:paraId="3F34E9B2" w14:textId="77777777" w:rsidR="001C4D0A" w:rsidRPr="001C4D0A" w:rsidRDefault="001C4D0A" w:rsidP="001C4D0A">
      <w:r>
        <w:t>새로</w:t>
      </w:r>
      <w:r>
        <w:rPr>
          <w:rFonts w:hint="eastAsia"/>
        </w:rPr>
        <w:t>운 앱 프로젝트를 생성하는 방법을 배워봅니다.</w:t>
      </w:r>
    </w:p>
    <w:p w14:paraId="3F34E9B3" w14:textId="37B833B0" w:rsidR="001C4D0A" w:rsidRDefault="001C4D0A" w:rsidP="00FA3823">
      <w:r>
        <w:t>Visual Studio</w:t>
      </w:r>
      <w:r>
        <w:rPr>
          <w:rFonts w:hint="eastAsia"/>
        </w:rPr>
        <w:t xml:space="preserve">를 실행하고 메뉴에서 </w:t>
      </w:r>
      <w:r>
        <w:t>File</w:t>
      </w:r>
      <w:ins w:id="46" w:author="황리건" w:date="2014-05-12T12:42:00Z">
        <w:r w:rsidR="00EB38C4">
          <w:t xml:space="preserve"> </w:t>
        </w:r>
      </w:ins>
      <w:del w:id="47" w:author="황리건" w:date="2014-05-12T12:42:00Z">
        <w:r w:rsidDel="00EB38C4">
          <w:delText>-</w:delText>
        </w:r>
      </w:del>
      <w:ins w:id="48" w:author="황리건" w:date="2014-05-12T12:42:00Z">
        <w:r w:rsidR="00EB38C4">
          <w:t xml:space="preserve">&gt; </w:t>
        </w:r>
      </w:ins>
      <w:r>
        <w:t>New</w:t>
      </w:r>
      <w:ins w:id="49" w:author="황리건" w:date="2014-05-12T12:42:00Z">
        <w:r w:rsidR="00EB38C4">
          <w:t xml:space="preserve"> &gt; </w:t>
        </w:r>
      </w:ins>
      <w:del w:id="50" w:author="황리건" w:date="2014-05-12T12:42:00Z">
        <w:r w:rsidDel="00EB38C4">
          <w:delText>-</w:delText>
        </w:r>
      </w:del>
      <w:r>
        <w:t>Project…</w:t>
      </w:r>
      <w:r>
        <w:rPr>
          <w:rFonts w:hint="eastAsia"/>
        </w:rPr>
        <w:t>를 실행합니다.</w:t>
      </w:r>
    </w:p>
    <w:p w14:paraId="78BBC056" w14:textId="11F9E891" w:rsidR="00EE0A1B" w:rsidRDefault="00B218B4" w:rsidP="00EE0A1B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왼쪽 리스트에서 </w:t>
      </w:r>
      <w:r>
        <w:t>Visual C#</w:t>
      </w:r>
      <w:r>
        <w:rPr>
          <w:rFonts w:hint="eastAsia"/>
        </w:rPr>
        <w:t xml:space="preserve"> 항목을 확장하여,</w:t>
      </w:r>
      <w:ins w:id="51" w:author="황리건" w:date="2014-05-12T12:42:00Z">
        <w:r w:rsidR="00EB38C4">
          <w:t xml:space="preserve"> Store Apps &gt; </w:t>
        </w:r>
      </w:ins>
      <w:del w:id="52" w:author="황리건" w:date="2014-05-12T12:42:00Z">
        <w:r w:rsidDel="00EB38C4">
          <w:rPr>
            <w:rFonts w:hint="eastAsia"/>
          </w:rPr>
          <w:delText xml:space="preserve"> </w:delText>
        </w:r>
      </w:del>
      <w:r>
        <w:t>Universal Apps</w:t>
      </w:r>
      <w:r>
        <w:rPr>
          <w:rFonts w:hint="eastAsia"/>
        </w:rPr>
        <w:t xml:space="preserve">를 선택하고, 가운데에서 </w:t>
      </w:r>
      <w:r>
        <w:t xml:space="preserve">Blank App </w:t>
      </w:r>
      <w:r>
        <w:rPr>
          <w:rFonts w:hint="eastAsia"/>
        </w:rPr>
        <w:t>(Universal App</w:t>
      </w:r>
      <w:r>
        <w:t xml:space="preserve">s) </w:t>
      </w:r>
      <w:r>
        <w:rPr>
          <w:rFonts w:hint="eastAsia"/>
        </w:rPr>
        <w:t>프로젝트를 선택합니다.</w:t>
      </w:r>
      <w:r>
        <w:t xml:space="preserve"> </w:t>
      </w:r>
      <w:r>
        <w:rPr>
          <w:rFonts w:hint="eastAsia"/>
        </w:rPr>
        <w:t xml:space="preserve">하단의 </w:t>
      </w:r>
      <w:r>
        <w:t>Name:</w:t>
      </w:r>
      <w:r>
        <w:rPr>
          <w:rFonts w:hint="eastAsia"/>
        </w:rPr>
        <w:t xml:space="preserve">에 프로젝트 이름을 </w:t>
      </w:r>
      <w:r w:rsidRPr="00C96F68">
        <w:rPr>
          <w:b/>
        </w:rPr>
        <w:t>FlickrSearch</w:t>
      </w:r>
      <w:r>
        <w:rPr>
          <w:rFonts w:hint="eastAsia"/>
        </w:rPr>
        <w:t xml:space="preserve"> 라고 입력한 후 </w:t>
      </w:r>
      <w:r>
        <w:t>OK</w:t>
      </w:r>
      <w:r>
        <w:rPr>
          <w:rFonts w:hint="eastAsia"/>
        </w:rPr>
        <w:t>를 클릭합니다.</w:t>
      </w:r>
    </w:p>
    <w:p w14:paraId="0432BA49" w14:textId="5E0A749C" w:rsidR="00EE0A1B" w:rsidRDefault="00EE0A1B" w:rsidP="00EE0A1B">
      <w:pPr>
        <w:jc w:val="center"/>
      </w:pPr>
      <w:r>
        <w:rPr>
          <w:noProof/>
        </w:rPr>
        <w:drawing>
          <wp:inline distT="0" distB="0" distL="0" distR="0" wp14:anchorId="522878E3" wp14:editId="75B26BBC">
            <wp:extent cx="4364878" cy="30180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4995" cy="30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DE35" w14:textId="77B77861" w:rsidR="00EE0A1B" w:rsidRDefault="00B218B4" w:rsidP="00EE0A1B">
      <w:pPr>
        <w:pStyle w:val="a3"/>
        <w:numPr>
          <w:ilvl w:val="0"/>
          <w:numId w:val="14"/>
        </w:numPr>
        <w:ind w:leftChars="0"/>
        <w:rPr>
          <w:ins w:id="53" w:author="황리건" w:date="2014-05-12T12:51:00Z"/>
        </w:rPr>
      </w:pPr>
      <w:r>
        <w:rPr>
          <w:rFonts w:hint="eastAsia"/>
        </w:rPr>
        <w:t xml:space="preserve">프로젝트가 생성되면 우측의 </w:t>
      </w:r>
      <w:r>
        <w:t>Solution Explorer</w:t>
      </w:r>
      <w:r>
        <w:rPr>
          <w:rFonts w:hint="eastAsia"/>
        </w:rPr>
        <w:t xml:space="preserve">에서 프로젝트 파일 구조를 </w:t>
      </w:r>
      <w:del w:id="54" w:author="황리건" w:date="2014-05-09T18:03:00Z">
        <w:r w:rsidDel="0064479A">
          <w:rPr>
            <w:rFonts w:hint="eastAsia"/>
          </w:rPr>
          <w:delText>살펴볼 수 있습니다.</w:delText>
        </w:r>
      </w:del>
      <w:ins w:id="55" w:author="황리건" w:date="2014-05-09T18:03:00Z">
        <w:r w:rsidR="0064479A">
          <w:rPr>
            <w:rFonts w:hint="eastAsia"/>
          </w:rPr>
          <w:t>살펴봅니다.</w:t>
        </w:r>
      </w:ins>
      <w:ins w:id="56" w:author="황리건" w:date="2014-05-12T12:50:00Z">
        <w:r w:rsidR="0022077C">
          <w:t xml:space="preserve"> Windows 8.1 </w:t>
        </w:r>
        <w:r w:rsidR="0022077C">
          <w:rPr>
            <w:rFonts w:hint="eastAsia"/>
          </w:rPr>
          <w:t>프로젝트</w:t>
        </w:r>
      </w:ins>
      <w:ins w:id="57" w:author="황리건" w:date="2014-05-12T12:57:00Z">
        <w:r w:rsidR="00EF782F">
          <w:rPr>
            <w:rFonts w:hint="eastAsia"/>
          </w:rPr>
          <w:t>(</w:t>
        </w:r>
        <w:r w:rsidR="00EF782F">
          <w:t>FlickrSearch.Windows)</w:t>
        </w:r>
      </w:ins>
      <w:ins w:id="58" w:author="황리건" w:date="2014-05-12T12:50:00Z">
        <w:r w:rsidR="0022077C">
          <w:rPr>
            <w:rFonts w:hint="eastAsia"/>
          </w:rPr>
          <w:t xml:space="preserve">, </w:t>
        </w:r>
        <w:r w:rsidR="0022077C">
          <w:t xml:space="preserve">Windows Phone 8.1 </w:t>
        </w:r>
        <w:r w:rsidR="0022077C">
          <w:rPr>
            <w:rFonts w:hint="eastAsia"/>
          </w:rPr>
          <w:t>프로젝트</w:t>
        </w:r>
      </w:ins>
      <w:ins w:id="59" w:author="황리건" w:date="2014-05-12T12:57:00Z">
        <w:r w:rsidR="00EF782F">
          <w:rPr>
            <w:rFonts w:hint="eastAsia"/>
          </w:rPr>
          <w:t>(</w:t>
        </w:r>
        <w:r w:rsidR="00EF782F">
          <w:t>FlickrSearch.WindowsPhone)</w:t>
        </w:r>
      </w:ins>
      <w:ins w:id="60" w:author="황리건" w:date="2014-05-12T12:50:00Z">
        <w:r w:rsidR="0022077C">
          <w:rPr>
            <w:rFonts w:hint="eastAsia"/>
          </w:rPr>
          <w:t xml:space="preserve">, 그리고 </w:t>
        </w:r>
      </w:ins>
      <w:ins w:id="61" w:author="황리건" w:date="2014-05-12T12:57:00Z">
        <w:r w:rsidR="00D33424">
          <w:rPr>
            <w:rFonts w:hint="eastAsia"/>
          </w:rPr>
          <w:t>공유</w:t>
        </w:r>
      </w:ins>
      <w:ins w:id="62" w:author="황리건" w:date="2014-05-12T12:50:00Z">
        <w:r w:rsidR="0022077C">
          <w:t xml:space="preserve"> </w:t>
        </w:r>
        <w:r w:rsidR="0022077C">
          <w:rPr>
            <w:rFonts w:hint="eastAsia"/>
          </w:rPr>
          <w:t>프로젝트</w:t>
        </w:r>
      </w:ins>
      <w:ins w:id="63" w:author="황리건" w:date="2014-05-12T12:57:00Z">
        <w:r w:rsidR="00D33424">
          <w:rPr>
            <w:rFonts w:hint="eastAsia"/>
          </w:rPr>
          <w:t>(Flickr</w:t>
        </w:r>
        <w:r w:rsidR="00D33424">
          <w:t>Search</w:t>
        </w:r>
        <w:r w:rsidR="00D33424">
          <w:rPr>
            <w:rFonts w:hint="eastAsia"/>
          </w:rPr>
          <w:t>.Shared)</w:t>
        </w:r>
      </w:ins>
      <w:ins w:id="64" w:author="황리건" w:date="2014-05-12T12:50:00Z">
        <w:r w:rsidR="0022077C">
          <w:rPr>
            <w:rFonts w:hint="eastAsia"/>
          </w:rPr>
          <w:t>가 있는 것을 확인합</w:t>
        </w:r>
      </w:ins>
      <w:ins w:id="65" w:author="황리건" w:date="2014-05-12T12:51:00Z">
        <w:r w:rsidR="0022077C">
          <w:rPr>
            <w:rFonts w:hint="eastAsia"/>
          </w:rPr>
          <w:t>니다.</w:t>
        </w:r>
      </w:ins>
    </w:p>
    <w:p w14:paraId="68DB53AE" w14:textId="68EB682A" w:rsidR="0022077C" w:rsidRDefault="0022077C">
      <w:pPr>
        <w:pStyle w:val="a3"/>
        <w:ind w:leftChars="0"/>
        <w:pPrChange w:id="66" w:author="황리건" w:date="2014-05-12T12:51:00Z">
          <w:pPr>
            <w:pStyle w:val="a3"/>
            <w:numPr>
              <w:numId w:val="14"/>
            </w:numPr>
            <w:ind w:leftChars="0" w:hanging="400"/>
          </w:pPr>
        </w:pPrChange>
      </w:pPr>
      <w:ins w:id="67" w:author="황리건" w:date="2014-05-12T12:51:00Z">
        <w:r>
          <w:rPr>
            <w:noProof/>
          </w:rPr>
          <w:drawing>
            <wp:inline distT="0" distB="0" distL="0" distR="0" wp14:anchorId="2A07FB8F" wp14:editId="54E52D1B">
              <wp:extent cx="2069452" cy="2303813"/>
              <wp:effectExtent l="0" t="0" r="7620" b="127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77572" cy="23128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3A30644" w14:textId="254DDF17" w:rsidR="00EE0A1B" w:rsidRDefault="00984AF7" w:rsidP="00EE0A1B">
      <w:pPr>
        <w:pStyle w:val="a3"/>
        <w:numPr>
          <w:ilvl w:val="0"/>
          <w:numId w:val="14"/>
        </w:numPr>
        <w:ind w:leftChars="0"/>
      </w:pPr>
      <w:ins w:id="68" w:author="황리건" w:date="2014-05-09T18:03:00Z">
        <w:r>
          <w:lastRenderedPageBreak/>
          <w:t>Solution Explorer</w:t>
        </w:r>
        <w:r>
          <w:rPr>
            <w:rFonts w:hint="eastAsia"/>
          </w:rPr>
          <w:t xml:space="preserve">에서 </w:t>
        </w:r>
      </w:ins>
      <w:ins w:id="69" w:author="황리건" w:date="2014-05-12T12:57:00Z">
        <w:r w:rsidR="007446E4">
          <w:t>FlickrSearch.</w:t>
        </w:r>
      </w:ins>
      <w:r w:rsidR="00EE0A1B">
        <w:rPr>
          <w:rFonts w:hint="eastAsia"/>
        </w:rPr>
        <w:t>S</w:t>
      </w:r>
      <w:r w:rsidR="00B218B4">
        <w:t xml:space="preserve">hared </w:t>
      </w:r>
      <w:r w:rsidR="00B218B4">
        <w:rPr>
          <w:rFonts w:hint="eastAsia"/>
        </w:rPr>
        <w:t xml:space="preserve">폴더를 우측 클릭하여, </w:t>
      </w:r>
      <w:r w:rsidR="00B218B4">
        <w:t xml:space="preserve">Add </w:t>
      </w:r>
      <w:ins w:id="70" w:author="황리건" w:date="2014-05-12T12:51:00Z">
        <w:r w:rsidR="00084B64">
          <w:br/>
          <w:t>&gt; E</w:t>
        </w:r>
      </w:ins>
      <w:del w:id="71" w:author="황리건" w:date="2014-05-12T12:51:00Z">
        <w:r w:rsidR="00B218B4" w:rsidDel="00084B64">
          <w:delText>e</w:delText>
        </w:r>
      </w:del>
      <w:r w:rsidR="00B218B4">
        <w:t xml:space="preserve">xisting item… </w:t>
      </w:r>
      <w:r w:rsidR="00B218B4">
        <w:rPr>
          <w:rFonts w:hint="eastAsia"/>
        </w:rPr>
        <w:t>메뉴를 클릭합니다.</w:t>
      </w:r>
    </w:p>
    <w:p w14:paraId="3F34E9B8" w14:textId="77CE7FB8" w:rsidR="00B218B4" w:rsidRDefault="00B218B4" w:rsidP="00EE0A1B">
      <w:pPr>
        <w:pStyle w:val="a3"/>
        <w:numPr>
          <w:ilvl w:val="0"/>
          <w:numId w:val="14"/>
        </w:numPr>
        <w:ind w:leftChars="0"/>
        <w:rPr>
          <w:ins w:id="72" w:author="황리건" w:date="2014-05-12T12:52:00Z"/>
        </w:rPr>
      </w:pPr>
      <w:r>
        <w:rPr>
          <w:rFonts w:hint="eastAsia"/>
        </w:rPr>
        <w:t>&lt;실습 코드 폴더&gt;\</w:t>
      </w:r>
      <w:r>
        <w:t>Session 1</w:t>
      </w:r>
      <w:r>
        <w:rPr>
          <w:rFonts w:hint="eastAsia"/>
        </w:rPr>
        <w:t>\Begin</w:t>
      </w:r>
      <w:r>
        <w:t>\ 폴더에서</w:t>
      </w:r>
      <w:r>
        <w:rPr>
          <w:rFonts w:hint="eastAsia"/>
        </w:rPr>
        <w:t xml:space="preserve"> </w:t>
      </w:r>
      <w:r>
        <w:t>FlickrSearcher.cs</w:t>
      </w:r>
      <w:r>
        <w:rPr>
          <w:rFonts w:hint="eastAsia"/>
        </w:rPr>
        <w:t xml:space="preserve">와 </w:t>
      </w:r>
      <w:r>
        <w:t xml:space="preserve">TemplateUtility.cs </w:t>
      </w:r>
      <w:r>
        <w:rPr>
          <w:rFonts w:hint="eastAsia"/>
        </w:rPr>
        <w:t xml:space="preserve">파일을 같이 선택하고(하나를 먼저 선택하고, </w:t>
      </w:r>
      <w:del w:id="73" w:author="황리건" w:date="2014-05-12T12:44:00Z">
        <w:r w:rsidDel="00EB38C4">
          <w:rPr>
            <w:rFonts w:hint="eastAsia"/>
          </w:rPr>
          <w:delText xml:space="preserve">나머지 파일은 </w:delText>
        </w:r>
      </w:del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키 누</w:t>
      </w:r>
      <w:ins w:id="74" w:author="황리건" w:date="2014-05-12T12:44:00Z">
        <w:r w:rsidR="00EB38C4">
          <w:rPr>
            <w:rFonts w:hint="eastAsia"/>
          </w:rPr>
          <w:t>른 상태에서 나머지</w:t>
        </w:r>
      </w:ins>
      <w:del w:id="75" w:author="황리건" w:date="2014-05-12T12:44:00Z">
        <w:r w:rsidDel="00EB38C4">
          <w:rPr>
            <w:rFonts w:hint="eastAsia"/>
          </w:rPr>
          <w:delText xml:space="preserve">르고 </w:delText>
        </w:r>
      </w:del>
      <w:ins w:id="76" w:author="황리건" w:date="2014-05-12T12:44:00Z">
        <w:r w:rsidR="00EB38C4">
          <w:rPr>
            <w:rFonts w:hint="eastAsia"/>
          </w:rPr>
          <w:t xml:space="preserve"> </w:t>
        </w:r>
      </w:ins>
      <w:r>
        <w:rPr>
          <w:rFonts w:hint="eastAsia"/>
        </w:rPr>
        <w:t>선택</w:t>
      </w:r>
      <w:del w:id="77" w:author="황리건" w:date="2014-05-12T12:50:00Z">
        <w:r w:rsidDel="0022077C">
          <w:rPr>
            <w:rFonts w:hint="eastAsia"/>
          </w:rPr>
          <w:delText>하여 추가</w:delText>
        </w:r>
      </w:del>
      <w:r>
        <w:rPr>
          <w:rFonts w:hint="eastAsia"/>
        </w:rPr>
        <w:t xml:space="preserve">) </w:t>
      </w:r>
      <w:r>
        <w:t>Add</w:t>
      </w:r>
      <w:r>
        <w:rPr>
          <w:rFonts w:hint="eastAsia"/>
        </w:rPr>
        <w:t>를 눌러 불러옵니다.</w:t>
      </w:r>
    </w:p>
    <w:p w14:paraId="1C7962C2" w14:textId="4867AC75" w:rsidR="00084B64" w:rsidRDefault="00084B64">
      <w:pPr>
        <w:pStyle w:val="a3"/>
        <w:ind w:leftChars="0"/>
        <w:pPrChange w:id="78" w:author="황리건" w:date="2014-05-12T12:52:00Z">
          <w:pPr>
            <w:pStyle w:val="a3"/>
            <w:numPr>
              <w:numId w:val="14"/>
            </w:numPr>
            <w:ind w:leftChars="0" w:hanging="400"/>
          </w:pPr>
        </w:pPrChange>
      </w:pPr>
      <w:ins w:id="79" w:author="황리건" w:date="2014-05-12T12:52:00Z">
        <w:r>
          <w:rPr>
            <w:noProof/>
          </w:rPr>
          <w:drawing>
            <wp:inline distT="0" distB="0" distL="0" distR="0" wp14:anchorId="4C4FE709" wp14:editId="7959A0DC">
              <wp:extent cx="2101322" cy="2357252"/>
              <wp:effectExtent l="0" t="0" r="0" b="508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16757" cy="23745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F34E9B9" w14:textId="74F5C20B" w:rsidR="001C4D0A" w:rsidRDefault="001C4D0A">
      <w:pPr>
        <w:pStyle w:val="1"/>
        <w:tabs>
          <w:tab w:val="left" w:pos="3665"/>
        </w:tabs>
        <w:pPrChange w:id="80" w:author="황리건" w:date="2014-05-12T12:48:00Z">
          <w:pPr>
            <w:pStyle w:val="1"/>
          </w:pPr>
        </w:pPrChange>
      </w:pPr>
      <w:r>
        <w:rPr>
          <w:rFonts w:hint="eastAsia"/>
        </w:rPr>
        <w:t xml:space="preserve">Windows </w:t>
      </w:r>
      <w:r>
        <w:t xml:space="preserve">UI </w:t>
      </w:r>
      <w:r>
        <w:rPr>
          <w:rFonts w:hint="eastAsia"/>
        </w:rPr>
        <w:t>만들기</w:t>
      </w:r>
      <w:ins w:id="81" w:author="황리건" w:date="2014-05-12T12:48:00Z">
        <w:r w:rsidR="0022077C">
          <w:tab/>
        </w:r>
      </w:ins>
    </w:p>
    <w:p w14:paraId="3F34E9BA" w14:textId="3C7FE2AF" w:rsidR="001C4D0A" w:rsidRDefault="001C4D0A" w:rsidP="00EE0A1B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Solution Explorer에서 </w:t>
      </w:r>
      <w:ins w:id="82" w:author="황리건" w:date="2014-05-12T12:57:00Z">
        <w:r w:rsidR="00D33424">
          <w:rPr>
            <w:rFonts w:hint="eastAsia"/>
          </w:rPr>
          <w:t xml:space="preserve">FlickSearch.Windows </w:t>
        </w:r>
      </w:ins>
      <w:ins w:id="83" w:author="황리건" w:date="2014-05-12T12:58:00Z">
        <w:r w:rsidR="00A651FC">
          <w:rPr>
            <w:rFonts w:hint="eastAsia"/>
          </w:rPr>
          <w:t xml:space="preserve">프로젝트의 </w:t>
        </w:r>
      </w:ins>
      <w:r>
        <w:t>MainPage.xaml</w:t>
      </w:r>
      <w:r>
        <w:rPr>
          <w:rFonts w:hint="eastAsia"/>
        </w:rPr>
        <w:t>을</w:t>
      </w:r>
      <w:r w:rsidR="00024E6C">
        <w:rPr>
          <w:rFonts w:hint="eastAsia"/>
        </w:rPr>
        <w:t xml:space="preserve"> 더블 클릭하여</w:t>
      </w:r>
      <w:r>
        <w:rPr>
          <w:rFonts w:hint="eastAsia"/>
        </w:rPr>
        <w:t xml:space="preserve"> 엽니다.</w:t>
      </w:r>
    </w:p>
    <w:p w14:paraId="554ED546" w14:textId="2B2EC86F" w:rsidR="00024E6C" w:rsidDel="00687091" w:rsidRDefault="00FA3823">
      <w:pPr>
        <w:pStyle w:val="a3"/>
        <w:numPr>
          <w:ilvl w:val="0"/>
          <w:numId w:val="15"/>
        </w:numPr>
        <w:ind w:leftChars="0"/>
        <w:rPr>
          <w:del w:id="84" w:author="황리건" w:date="2014-05-12T13:01:00Z"/>
        </w:rPr>
      </w:pPr>
      <w:del w:id="85" w:author="황리건" w:date="2014-05-12T12:58:00Z">
        <w:r w:rsidDel="006E636F">
          <w:rPr>
            <w:rFonts w:hint="eastAsia"/>
          </w:rPr>
          <w:delText>Grid</w:delText>
        </w:r>
        <w:r w:rsidR="00024E6C" w:rsidDel="006E636F">
          <w:rPr>
            <w:rFonts w:hint="eastAsia"/>
          </w:rPr>
          <w:delText xml:space="preserve">를 선택하여 </w:delText>
        </w:r>
      </w:del>
      <w:ins w:id="86" w:author="황리건" w:date="2014-05-12T12:58:00Z">
        <w:r w:rsidR="006E636F">
          <w:rPr>
            <w:rFonts w:hint="eastAsia"/>
          </w:rPr>
          <w:t xml:space="preserve">앱 화면의 좌측 </w:t>
        </w:r>
      </w:ins>
      <w:del w:id="87" w:author="황리건" w:date="2014-05-12T12:58:00Z">
        <w:r w:rsidR="00024E6C" w:rsidDel="006E636F">
          <w:rPr>
            <w:rFonts w:hint="eastAsia"/>
          </w:rPr>
          <w:delText>좌측 끝</w:delText>
        </w:r>
      </w:del>
      <w:ins w:id="88" w:author="황리건" w:date="2014-05-12T12:58:00Z">
        <w:r w:rsidR="006E636F">
          <w:rPr>
            <w:rFonts w:hint="eastAsia"/>
          </w:rPr>
          <w:t>회색 테두리 영역으로</w:t>
        </w:r>
      </w:ins>
      <w:del w:id="89" w:author="황리건" w:date="2014-05-12T12:58:00Z">
        <w:r w:rsidR="00024E6C" w:rsidDel="006E636F">
          <w:rPr>
            <w:rFonts w:hint="eastAsia"/>
          </w:rPr>
          <w:delText>으로</w:delText>
        </w:r>
      </w:del>
      <w:r w:rsidR="00024E6C">
        <w:rPr>
          <w:rFonts w:hint="eastAsia"/>
        </w:rPr>
        <w:t xml:space="preserve"> 마우스를 가져가면 행을 나눌 수 있는데,</w:t>
      </w:r>
      <w:r w:rsidR="00024E6C">
        <w:t xml:space="preserve"> </w:t>
      </w:r>
      <w:r w:rsidR="00024E6C">
        <w:rPr>
          <w:rFonts w:hint="eastAsia"/>
        </w:rPr>
        <w:t xml:space="preserve">이를 </w:t>
      </w:r>
      <w:r w:rsidR="00024E6C">
        <w:t>3</w:t>
      </w:r>
      <w:r w:rsidR="00024E6C">
        <w:rPr>
          <w:rFonts w:hint="eastAsia"/>
        </w:rPr>
        <w:t>개로 나</w:t>
      </w:r>
      <w:ins w:id="90" w:author="황리건" w:date="2014-05-12T13:01:00Z">
        <w:r w:rsidR="00687091">
          <w:rPr>
            <w:rFonts w:hint="eastAsia"/>
          </w:rPr>
          <w:t>눕</w:t>
        </w:r>
        <w:r w:rsidR="00687091">
          <w:t>니다</w:t>
        </w:r>
        <w:r w:rsidR="00687091">
          <w:rPr>
            <w:rFonts w:hint="eastAsia"/>
          </w:rPr>
          <w:t>.</w:t>
        </w:r>
      </w:ins>
      <w:del w:id="91" w:author="황리건" w:date="2014-05-12T13:01:00Z">
        <w:r w:rsidR="00024E6C" w:rsidDel="00687091">
          <w:rPr>
            <w:rFonts w:hint="eastAsia"/>
          </w:rPr>
          <w:delText>누고,</w:delText>
        </w:r>
        <w:r w:rsidR="00024E6C" w:rsidDel="00687091">
          <w:delText xml:space="preserve"> </w:delText>
        </w:r>
        <w:r w:rsidR="00024E6C" w:rsidDel="00687091">
          <w:rPr>
            <w:rFonts w:hint="eastAsia"/>
          </w:rPr>
          <w:delText xml:space="preserve">아래와 같이 </w:delText>
        </w:r>
        <w:r w:rsidR="00024E6C" w:rsidDel="00687091">
          <w:delText>100px, 40px, 1*</w:delText>
        </w:r>
        <w:r w:rsidR="00024E6C" w:rsidDel="00687091">
          <w:rPr>
            <w:rFonts w:hint="eastAsia"/>
          </w:rPr>
          <w:delText>로 설정합니다.</w:delText>
        </w:r>
      </w:del>
    </w:p>
    <w:p w14:paraId="54D21E9A" w14:textId="77777777" w:rsidR="00687091" w:rsidRDefault="00024E6C">
      <w:pPr>
        <w:pStyle w:val="a3"/>
        <w:numPr>
          <w:ilvl w:val="0"/>
          <w:numId w:val="15"/>
        </w:numPr>
        <w:ind w:leftChars="0"/>
        <w:rPr>
          <w:ins w:id="92" w:author="황리건" w:date="2014-05-12T13:02:00Z"/>
        </w:rPr>
        <w:pPrChange w:id="93" w:author="황리건" w:date="2014-05-12T13:01:00Z">
          <w:pPr>
            <w:pStyle w:val="a3"/>
            <w:ind w:leftChars="0" w:left="760"/>
          </w:pPr>
        </w:pPrChange>
      </w:pPr>
      <w:del w:id="94" w:author="황리건" w:date="2014-05-12T13:01:00Z">
        <w:r w:rsidDel="00687091">
          <w:delText xml:space="preserve"> </w:delText>
        </w:r>
      </w:del>
      <w:ins w:id="95" w:author="황리건" w:date="2014-05-12T13:01:00Z">
        <w:r w:rsidR="00687091">
          <w:rPr>
            <w:noProof/>
          </w:rPr>
          <w:drawing>
            <wp:inline distT="0" distB="0" distL="0" distR="0" wp14:anchorId="37707E52" wp14:editId="5BD8732A">
              <wp:extent cx="5009203" cy="2517568"/>
              <wp:effectExtent l="0" t="0" r="1270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29388" cy="252771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FDD6C78" w14:textId="045BE0B5" w:rsidR="00FA3823" w:rsidRDefault="002B45C4">
      <w:pPr>
        <w:pStyle w:val="a3"/>
        <w:numPr>
          <w:ilvl w:val="0"/>
          <w:numId w:val="15"/>
        </w:numPr>
        <w:ind w:leftChars="0"/>
        <w:rPr>
          <w:ins w:id="96" w:author="황리건" w:date="2014-05-12T13:40:00Z"/>
        </w:rPr>
        <w:pPrChange w:id="97" w:author="황리건" w:date="2014-05-12T13:01:00Z">
          <w:pPr>
            <w:pStyle w:val="a3"/>
            <w:ind w:leftChars="0" w:left="760"/>
          </w:pPr>
        </w:pPrChange>
      </w:pPr>
      <w:ins w:id="98" w:author="황리건" w:date="2014-05-12T13:41:00Z">
        <w:r>
          <w:rPr>
            <w:rFonts w:hint="eastAsia"/>
          </w:rPr>
          <w:t xml:space="preserve">행의 </w:t>
        </w:r>
      </w:ins>
      <w:ins w:id="99" w:author="황리건" w:date="2014-05-12T13:40:00Z">
        <w:r>
          <w:rPr>
            <w:rFonts w:hint="eastAsia"/>
          </w:rPr>
          <w:t>좌측</w:t>
        </w:r>
      </w:ins>
      <w:ins w:id="100" w:author="황리건" w:date="2014-05-12T13:41:00Z">
        <w:r>
          <w:rPr>
            <w:rFonts w:hint="eastAsia"/>
          </w:rPr>
          <w:t xml:space="preserve">에 나타나는 </w:t>
        </w:r>
      </w:ins>
      <w:ins w:id="101" w:author="황리건" w:date="2014-05-12T13:42:00Z">
        <w:r>
          <w:rPr>
            <w:rFonts w:hint="eastAsia"/>
          </w:rPr>
          <w:t xml:space="preserve">각 </w:t>
        </w:r>
      </w:ins>
      <w:ins w:id="102" w:author="황리건" w:date="2014-05-12T13:41:00Z">
        <w:r>
          <w:rPr>
            <w:rFonts w:hint="eastAsia"/>
          </w:rPr>
          <w:t>값을 클릭하여</w:t>
        </w:r>
      </w:ins>
      <w:ins w:id="103" w:author="황리건" w:date="2014-05-12T13:40:00Z">
        <w:r>
          <w:rPr>
            <w:rFonts w:hint="eastAsia"/>
          </w:rPr>
          <w:t xml:space="preserve"> 1</w:t>
        </w:r>
        <w:r>
          <w:t>00px, 40px, 1*</w:t>
        </w:r>
      </w:ins>
      <w:del w:id="104" w:author="황리건" w:date="2014-05-12T13:01:00Z">
        <w:r w:rsidR="00024E6C" w:rsidDel="00687091">
          <w:rPr>
            <w:noProof/>
          </w:rPr>
          <w:drawing>
            <wp:inline distT="0" distB="0" distL="0" distR="0" wp14:anchorId="1EDA6081" wp14:editId="06B588A6">
              <wp:extent cx="5153025" cy="3263887"/>
              <wp:effectExtent l="0" t="0" r="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62948" cy="32701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05" w:author="황리건" w:date="2014-05-12T13:40:00Z">
        <w:r>
          <w:rPr>
            <w:rFonts w:hint="eastAsia"/>
          </w:rPr>
          <w:t xml:space="preserve">라고 </w:t>
        </w:r>
      </w:ins>
      <w:ins w:id="106" w:author="황리건" w:date="2014-05-12T13:42:00Z">
        <w:r>
          <w:rPr>
            <w:rFonts w:hint="eastAsia"/>
          </w:rPr>
          <w:t>행의 높이값을</w:t>
        </w:r>
      </w:ins>
      <w:ins w:id="107" w:author="황리건" w:date="2014-05-12T13:40:00Z">
        <w:r>
          <w:rPr>
            <w:rFonts w:hint="eastAsia"/>
          </w:rPr>
          <w:t xml:space="preserve"> 입력합니다.</w:t>
        </w:r>
      </w:ins>
    </w:p>
    <w:p w14:paraId="5FFB58F1" w14:textId="374810F7" w:rsidR="002B45C4" w:rsidRDefault="002B45C4">
      <w:pPr>
        <w:pStyle w:val="a3"/>
        <w:ind w:leftChars="0" w:left="760"/>
      </w:pPr>
      <w:ins w:id="108" w:author="황리건" w:date="2014-05-12T13:40:00Z">
        <w:r>
          <w:rPr>
            <w:noProof/>
          </w:rPr>
          <w:lastRenderedPageBreak/>
          <w:drawing>
            <wp:inline distT="0" distB="0" distL="0" distR="0" wp14:anchorId="71809BB3" wp14:editId="545AEE7B">
              <wp:extent cx="4874820" cy="2430161"/>
              <wp:effectExtent l="0" t="0" r="2540" b="8255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86126" cy="243579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0DA15C8" w14:textId="77777777" w:rsidR="009D7A7B" w:rsidRDefault="00744137">
      <w:pPr>
        <w:pStyle w:val="a3"/>
        <w:numPr>
          <w:ilvl w:val="0"/>
          <w:numId w:val="15"/>
        </w:numPr>
        <w:ind w:leftChars="0"/>
        <w:rPr>
          <w:ins w:id="109" w:author="황리건" w:date="2014-05-12T13:48:00Z"/>
        </w:rPr>
      </w:pPr>
      <w:r>
        <w:t>Toolbox</w:t>
      </w:r>
      <w:r>
        <w:rPr>
          <w:rFonts w:hint="eastAsia"/>
        </w:rPr>
        <w:t xml:space="preserve">에서 </w:t>
      </w:r>
      <w:r>
        <w:t>Text</w:t>
      </w:r>
      <w:r>
        <w:rPr>
          <w:rFonts w:hint="eastAsia"/>
        </w:rPr>
        <w:t>Block</w:t>
      </w:r>
      <w:r w:rsidR="005A071A">
        <w:rPr>
          <w:rFonts w:hint="eastAsia"/>
        </w:rPr>
        <w:t>를 드래그하여 Grid의</w:t>
      </w:r>
      <w:r>
        <w:rPr>
          <w:rFonts w:hint="eastAsia"/>
        </w:rPr>
        <w:t xml:space="preserve"> 첫 번째 행</w:t>
      </w:r>
      <w:r w:rsidR="005A071A">
        <w:rPr>
          <w:rFonts w:hint="eastAsia"/>
        </w:rPr>
        <w:t xml:space="preserve"> 영역에 끌어다 놓습니다.</w:t>
      </w:r>
    </w:p>
    <w:p w14:paraId="3646CE65" w14:textId="0982615E" w:rsidR="009D7A7B" w:rsidRDefault="009D7A7B">
      <w:pPr>
        <w:pStyle w:val="a3"/>
        <w:ind w:leftChars="0" w:left="760"/>
        <w:pPrChange w:id="110" w:author="황리건" w:date="2014-05-12T13:48:00Z">
          <w:pPr>
            <w:pStyle w:val="a3"/>
            <w:numPr>
              <w:numId w:val="15"/>
            </w:numPr>
            <w:ind w:leftChars="0" w:left="760" w:hanging="360"/>
          </w:pPr>
        </w:pPrChange>
      </w:pPr>
      <w:ins w:id="111" w:author="황리건" w:date="2014-05-12T13:47:00Z">
        <w:r>
          <w:rPr>
            <w:noProof/>
          </w:rPr>
          <w:drawing>
            <wp:inline distT="0" distB="0" distL="0" distR="0" wp14:anchorId="02B214FD" wp14:editId="13B4333A">
              <wp:extent cx="3621975" cy="2588904"/>
              <wp:effectExtent l="0" t="0" r="0" b="1905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31751" cy="259589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44270EB" w14:textId="20C0777A" w:rsidR="00744137" w:rsidRDefault="005A071A" w:rsidP="00EE0A1B">
      <w:pPr>
        <w:pStyle w:val="a3"/>
        <w:numPr>
          <w:ilvl w:val="0"/>
          <w:numId w:val="15"/>
        </w:numPr>
        <w:ind w:leftChars="0"/>
        <w:rPr>
          <w:ins w:id="112" w:author="황리건" w:date="2014-05-12T13:43:00Z"/>
        </w:rPr>
      </w:pPr>
      <w:r>
        <w:rPr>
          <w:rFonts w:hint="eastAsia"/>
        </w:rPr>
        <w:t xml:space="preserve">끌어다 놓은 </w:t>
      </w:r>
      <w:r>
        <w:t>Grid</w:t>
      </w:r>
      <w:r>
        <w:rPr>
          <w:rFonts w:hint="eastAsia"/>
        </w:rPr>
        <w:t xml:space="preserve">를 선택한 상태에서 </w:t>
      </w:r>
      <w:r>
        <w:t xml:space="preserve">Properties </w:t>
      </w:r>
      <w:r>
        <w:rPr>
          <w:rFonts w:hint="eastAsia"/>
        </w:rPr>
        <w:t xml:space="preserve">창에서 </w:t>
      </w:r>
      <w:r w:rsidR="00744137">
        <w:rPr>
          <w:rFonts w:hint="eastAsia"/>
        </w:rPr>
        <w:t>Margin</w:t>
      </w:r>
      <w:r w:rsidR="00744137">
        <w:t xml:space="preserve"> </w:t>
      </w:r>
      <w:r w:rsidR="00744137">
        <w:rPr>
          <w:rFonts w:hint="eastAsia"/>
        </w:rPr>
        <w:t xml:space="preserve">값을 </w:t>
      </w:r>
      <w:r w:rsidR="00744137">
        <w:t xml:space="preserve">(120,0,0,0) </w:t>
      </w:r>
      <w:r w:rsidR="00744137">
        <w:rPr>
          <w:rFonts w:hint="eastAsia"/>
        </w:rPr>
        <w:t>으로 변경합니다.</w:t>
      </w:r>
      <w:r>
        <w:t xml:space="preserve"> </w:t>
      </w:r>
      <w:r>
        <w:rPr>
          <w:rFonts w:hint="eastAsia"/>
        </w:rPr>
        <w:t>또한,</w:t>
      </w:r>
      <w:r>
        <w:t xml:space="preserve"> Text </w:t>
      </w:r>
      <w:r>
        <w:rPr>
          <w:rFonts w:hint="eastAsia"/>
        </w:rPr>
        <w:t xml:space="preserve">값은 </w:t>
      </w:r>
      <w:r>
        <w:t>flickr</w:t>
      </w:r>
      <w:r>
        <w:rPr>
          <w:rFonts w:hint="eastAsia"/>
        </w:rPr>
        <w:t>로,</w:t>
      </w:r>
      <w:r>
        <w:t xml:space="preserve"> Vertical Alignment</w:t>
      </w:r>
      <w:r>
        <w:rPr>
          <w:rFonts w:hint="eastAsia"/>
        </w:rPr>
        <w:t xml:space="preserve">는 </w:t>
      </w:r>
      <w:r>
        <w:t>Bottom</w:t>
      </w:r>
      <w:r>
        <w:rPr>
          <w:rFonts w:hint="eastAsia"/>
        </w:rPr>
        <w:t>으로 변경합니다.</w:t>
      </w:r>
    </w:p>
    <w:p w14:paraId="53C84211" w14:textId="74866928" w:rsidR="002B45C4" w:rsidRDefault="002B45C4">
      <w:pPr>
        <w:pStyle w:val="a3"/>
        <w:ind w:leftChars="0" w:left="760"/>
        <w:pPrChange w:id="113" w:author="황리건" w:date="2014-05-12T13:43:00Z">
          <w:pPr>
            <w:pStyle w:val="a3"/>
            <w:numPr>
              <w:numId w:val="15"/>
            </w:numPr>
            <w:ind w:leftChars="0" w:left="760" w:hanging="360"/>
          </w:pPr>
        </w:pPrChange>
      </w:pPr>
      <w:ins w:id="114" w:author="황리건" w:date="2014-05-12T13:43:00Z">
        <w:r>
          <w:rPr>
            <w:noProof/>
          </w:rPr>
          <w:drawing>
            <wp:inline distT="0" distB="0" distL="0" distR="0" wp14:anchorId="637D10DA" wp14:editId="415DC474">
              <wp:extent cx="1964654" cy="1567543"/>
              <wp:effectExtent l="0" t="0" r="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99319" cy="15952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2B45898" w14:textId="619F92CC" w:rsidR="005A071A" w:rsidRDefault="005A071A" w:rsidP="00EE0A1B">
      <w:pPr>
        <w:pStyle w:val="a3"/>
        <w:numPr>
          <w:ilvl w:val="0"/>
          <w:numId w:val="15"/>
        </w:numPr>
        <w:ind w:leftChars="0"/>
        <w:rPr>
          <w:ins w:id="115" w:author="황리건" w:date="2014-05-12T13:44:00Z"/>
        </w:rPr>
      </w:pPr>
      <w:r>
        <w:rPr>
          <w:rFonts w:hint="eastAsia"/>
        </w:rPr>
        <w:t>좌측의 Document</w:t>
      </w:r>
      <w:r>
        <w:t xml:space="preserve"> Outline </w:t>
      </w:r>
      <w:r>
        <w:rPr>
          <w:rFonts w:hint="eastAsia"/>
        </w:rPr>
        <w:t>메뉴에서 TextBlock 우클릭</w:t>
      </w:r>
      <w:ins w:id="116" w:author="황리건" w:date="2014-05-12T13:43:00Z">
        <w:r w:rsidR="002B45C4">
          <w:t xml:space="preserve">&gt; </w:t>
        </w:r>
      </w:ins>
      <w:del w:id="117" w:author="황리건" w:date="2014-05-12T13:43:00Z">
        <w:r w:rsidDel="002B45C4">
          <w:delText>-&gt;e</w:delText>
        </w:r>
      </w:del>
      <w:ins w:id="118" w:author="황리건" w:date="2014-05-12T13:44:00Z">
        <w:r w:rsidR="002B45C4">
          <w:rPr>
            <w:rFonts w:hint="eastAsia"/>
          </w:rPr>
          <w:t>E</w:t>
        </w:r>
      </w:ins>
      <w:r>
        <w:t xml:space="preserve">dit </w:t>
      </w:r>
      <w:del w:id="119" w:author="황리건" w:date="2014-05-12T13:44:00Z">
        <w:r w:rsidDel="002B45C4">
          <w:delText>s</w:delText>
        </w:r>
      </w:del>
      <w:ins w:id="120" w:author="황리건" w:date="2014-05-12T13:44:00Z">
        <w:r w:rsidR="002B45C4">
          <w:t>S</w:t>
        </w:r>
      </w:ins>
      <w:r>
        <w:t>tyle</w:t>
      </w:r>
      <w:del w:id="121" w:author="황리건" w:date="2014-05-12T13:44:00Z">
        <w:r w:rsidDel="002B45C4">
          <w:delText>–</w:delText>
        </w:r>
      </w:del>
      <w:ins w:id="122" w:author="황리건" w:date="2014-05-12T13:44:00Z">
        <w:r w:rsidR="002B45C4">
          <w:t xml:space="preserve"> </w:t>
        </w:r>
      </w:ins>
      <w:r>
        <w:t>&gt;</w:t>
      </w:r>
      <w:ins w:id="123" w:author="황리건" w:date="2014-05-12T13:44:00Z">
        <w:r w:rsidR="002B45C4">
          <w:t xml:space="preserve"> </w:t>
        </w:r>
      </w:ins>
      <w:r>
        <w:rPr>
          <w:rFonts w:hint="eastAsia"/>
        </w:rPr>
        <w:t xml:space="preserve">Apply </w:t>
      </w:r>
      <w:r>
        <w:t xml:space="preserve">Resource </w:t>
      </w:r>
      <w:del w:id="124" w:author="황리건" w:date="2014-05-12T13:44:00Z">
        <w:r w:rsidDel="002B45C4">
          <w:delText>-</w:delText>
        </w:r>
      </w:del>
      <w:r>
        <w:t>&gt;</w:t>
      </w:r>
      <w:ins w:id="125" w:author="황리건" w:date="2014-05-12T13:44:00Z">
        <w:r w:rsidR="002B45C4">
          <w:t xml:space="preserve"> </w:t>
        </w:r>
      </w:ins>
      <w:r>
        <w:t>HeaderTextBlockStyle</w:t>
      </w:r>
      <w:r>
        <w:rPr>
          <w:rFonts w:hint="eastAsia"/>
        </w:rPr>
        <w:t xml:space="preserve"> </w:t>
      </w:r>
      <w:r>
        <w:t>의</w:t>
      </w:r>
      <w:r>
        <w:rPr>
          <w:rFonts w:hint="eastAsia"/>
        </w:rPr>
        <w:t xml:space="preserve"> 순으로 선택합니다.</w:t>
      </w:r>
    </w:p>
    <w:p w14:paraId="4FCC09C4" w14:textId="0E277F6D" w:rsidR="002B45C4" w:rsidRDefault="002B45C4">
      <w:pPr>
        <w:pStyle w:val="a3"/>
        <w:ind w:leftChars="0" w:left="760"/>
        <w:rPr>
          <w:ins w:id="126" w:author="황리건" w:date="2014-05-12T13:45:00Z"/>
        </w:rPr>
        <w:pPrChange w:id="127" w:author="황리건" w:date="2014-05-12T13:44:00Z">
          <w:pPr>
            <w:pStyle w:val="a3"/>
            <w:numPr>
              <w:numId w:val="15"/>
            </w:numPr>
            <w:ind w:leftChars="0" w:left="760" w:hanging="360"/>
          </w:pPr>
        </w:pPrChange>
      </w:pPr>
      <w:ins w:id="128" w:author="황리건" w:date="2014-05-12T13:44:00Z">
        <w:r>
          <w:rPr>
            <w:noProof/>
          </w:rPr>
          <w:lastRenderedPageBreak/>
          <w:drawing>
            <wp:inline distT="0" distB="0" distL="0" distR="0" wp14:anchorId="731DDD08" wp14:editId="0BDF8F40">
              <wp:extent cx="2004156" cy="3093308"/>
              <wp:effectExtent l="0" t="0" r="0" b="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11285" cy="31043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942AE59" w14:textId="70E3DD8B" w:rsidR="002B45C4" w:rsidRDefault="002B45C4">
      <w:pPr>
        <w:pStyle w:val="a3"/>
        <w:ind w:leftChars="0" w:left="760"/>
        <w:pPrChange w:id="129" w:author="황리건" w:date="2014-05-12T13:44:00Z">
          <w:pPr>
            <w:pStyle w:val="a3"/>
            <w:numPr>
              <w:numId w:val="15"/>
            </w:numPr>
            <w:ind w:leftChars="0" w:left="760" w:hanging="360"/>
          </w:pPr>
        </w:pPrChange>
      </w:pPr>
      <w:ins w:id="130" w:author="황리건" w:date="2014-05-12T13:45:00Z">
        <w:r>
          <w:rPr>
            <w:noProof/>
          </w:rPr>
          <w:drawing>
            <wp:inline distT="0" distB="0" distL="0" distR="0" wp14:anchorId="70B7032C" wp14:editId="6C573D4F">
              <wp:extent cx="5005449" cy="2502725"/>
              <wp:effectExtent l="0" t="0" r="5080" b="0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60689" cy="25303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186A122" w14:textId="3C8977EB" w:rsidR="00744137" w:rsidRDefault="009D7A7B" w:rsidP="00EE0A1B">
      <w:pPr>
        <w:pStyle w:val="a3"/>
        <w:numPr>
          <w:ilvl w:val="0"/>
          <w:numId w:val="15"/>
        </w:numPr>
        <w:ind w:leftChars="0"/>
      </w:pPr>
      <w:ins w:id="131" w:author="황리건" w:date="2014-05-12T13:48:00Z">
        <w:r>
          <w:rPr>
            <w:rFonts w:hint="eastAsia"/>
          </w:rPr>
          <w:t xml:space="preserve">다시 </w:t>
        </w:r>
      </w:ins>
      <w:r w:rsidR="00744137">
        <w:t>Toolbox</w:t>
      </w:r>
      <w:r w:rsidR="00744137">
        <w:rPr>
          <w:rFonts w:hint="eastAsia"/>
        </w:rPr>
        <w:t xml:space="preserve">에서 GridView를 </w:t>
      </w:r>
      <w:r w:rsidR="00354830">
        <w:rPr>
          <w:rFonts w:hint="eastAsia"/>
        </w:rPr>
        <w:t xml:space="preserve">드래그하여 </w:t>
      </w:r>
      <w:del w:id="132" w:author="황리건" w:date="2014-05-12T13:46:00Z">
        <w:r w:rsidR="00354830" w:rsidDel="009D7A7B">
          <w:delText>Grid</w:delText>
        </w:r>
        <w:r w:rsidR="00354830" w:rsidDel="009D7A7B">
          <w:rPr>
            <w:rFonts w:hint="eastAsia"/>
          </w:rPr>
          <w:delText xml:space="preserve">의 </w:delText>
        </w:r>
      </w:del>
      <w:del w:id="133" w:author="황리건" w:date="2014-05-12T13:48:00Z">
        <w:r w:rsidR="00744137" w:rsidDel="009D7A7B">
          <w:rPr>
            <w:rFonts w:hint="eastAsia"/>
          </w:rPr>
          <w:delText>마지막</w:delText>
        </w:r>
      </w:del>
      <w:ins w:id="134" w:author="황리건" w:date="2014-05-12T13:48:00Z">
        <w:r>
          <w:rPr>
            <w:rFonts w:hint="eastAsia"/>
          </w:rPr>
          <w:t>3번째</w:t>
        </w:r>
      </w:ins>
      <w:r w:rsidR="00744137">
        <w:rPr>
          <w:rFonts w:hint="eastAsia"/>
        </w:rPr>
        <w:t xml:space="preserve"> </w:t>
      </w:r>
      <w:r w:rsidR="00354830">
        <w:rPr>
          <w:rFonts w:hint="eastAsia"/>
        </w:rPr>
        <w:t>행 영역에</w:t>
      </w:r>
      <w:r w:rsidR="00744137">
        <w:rPr>
          <w:rFonts w:hint="eastAsia"/>
        </w:rPr>
        <w:t xml:space="preserve"> </w:t>
      </w:r>
      <w:r w:rsidR="00354830">
        <w:rPr>
          <w:rFonts w:hint="eastAsia"/>
        </w:rPr>
        <w:t>끌어다 놓습니다.</w:t>
      </w:r>
    </w:p>
    <w:p w14:paraId="2470FA77" w14:textId="0ECFB710" w:rsidR="00354830" w:rsidRDefault="00354830" w:rsidP="00EE0A1B">
      <w:pPr>
        <w:pStyle w:val="a3"/>
        <w:numPr>
          <w:ilvl w:val="0"/>
          <w:numId w:val="15"/>
        </w:numPr>
        <w:ind w:leftChars="0"/>
        <w:rPr>
          <w:ins w:id="135" w:author="황리건" w:date="2014-05-12T13:49:00Z"/>
        </w:rPr>
      </w:pPr>
      <w:r>
        <w:rPr>
          <w:rFonts w:hint="eastAsia"/>
        </w:rPr>
        <w:t xml:space="preserve">추가된 </w:t>
      </w:r>
      <w:r>
        <w:t>GridView</w:t>
      </w:r>
      <w:r>
        <w:rPr>
          <w:rFonts w:hint="eastAsia"/>
        </w:rPr>
        <w:t xml:space="preserve">를 마우스 우클릭 한 후 </w:t>
      </w:r>
      <w:del w:id="136" w:author="황리건" w:date="2014-05-12T13:50:00Z">
        <w:r w:rsidDel="009D7A7B">
          <w:delText xml:space="preserve">layout </w:delText>
        </w:r>
      </w:del>
      <w:ins w:id="137" w:author="황리건" w:date="2014-05-12T13:50:00Z">
        <w:r w:rsidR="009D7A7B">
          <w:rPr>
            <w:rFonts w:hint="eastAsia"/>
          </w:rPr>
          <w:t xml:space="preserve">Layout </w:t>
        </w:r>
      </w:ins>
      <w:r>
        <w:rPr>
          <w:rFonts w:hint="eastAsia"/>
        </w:rPr>
        <w:t xml:space="preserve">메뉴 선택 후 </w:t>
      </w:r>
      <w:r>
        <w:t>Reset All</w:t>
      </w:r>
      <w:r>
        <w:rPr>
          <w:rFonts w:hint="eastAsia"/>
        </w:rPr>
        <w:t>을 선택합니다.</w:t>
      </w:r>
    </w:p>
    <w:p w14:paraId="00CA4A0B" w14:textId="341EE902" w:rsidR="009D7A7B" w:rsidRDefault="009D7A7B">
      <w:pPr>
        <w:pStyle w:val="a3"/>
        <w:ind w:leftChars="0" w:left="760"/>
        <w:pPrChange w:id="138" w:author="황리건" w:date="2014-05-12T13:50:00Z">
          <w:pPr>
            <w:pStyle w:val="a3"/>
            <w:numPr>
              <w:numId w:val="15"/>
            </w:numPr>
            <w:ind w:leftChars="0" w:left="760" w:hanging="360"/>
          </w:pPr>
        </w:pPrChange>
      </w:pPr>
      <w:ins w:id="139" w:author="황리건" w:date="2014-05-12T13:50:00Z">
        <w:r>
          <w:rPr>
            <w:noProof/>
          </w:rPr>
          <w:lastRenderedPageBreak/>
          <w:drawing>
            <wp:inline distT="0" distB="0" distL="0" distR="0" wp14:anchorId="729206C2" wp14:editId="5B04628C">
              <wp:extent cx="2660072" cy="2660072"/>
              <wp:effectExtent l="0" t="0" r="6985" b="6985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64201" cy="266420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B784FE0" w14:textId="77777777" w:rsidR="00354830" w:rsidRPr="00354830" w:rsidRDefault="005A071A" w:rsidP="00EE0A1B">
      <w:pPr>
        <w:pStyle w:val="a3"/>
        <w:numPr>
          <w:ilvl w:val="0"/>
          <w:numId w:val="15"/>
        </w:numPr>
        <w:ind w:leftChars="0"/>
      </w:pPr>
      <w:r>
        <w:t>P</w:t>
      </w:r>
      <w:r>
        <w:rPr>
          <w:rFonts w:hint="eastAsia"/>
        </w:rPr>
        <w:t xml:space="preserve">roperties 창에서 </w:t>
      </w:r>
      <w:r w:rsidR="00354830">
        <w:t>Name</w:t>
      </w:r>
      <w:r>
        <w:rPr>
          <w:rFonts w:hint="eastAsia"/>
        </w:rPr>
        <w:t xml:space="preserve">을 </w:t>
      </w:r>
      <w:r>
        <w:t>gridView</w:t>
      </w:r>
      <w:r>
        <w:rPr>
          <w:rFonts w:hint="eastAsia"/>
        </w:rPr>
        <w:t xml:space="preserve">로 </w:t>
      </w:r>
      <w:r w:rsidR="00354830">
        <w:rPr>
          <w:rFonts w:hint="eastAsia"/>
        </w:rPr>
        <w:t>지정하고,</w:t>
      </w:r>
      <w:r w:rsidR="00354830">
        <w:t xml:space="preserve"> </w:t>
      </w:r>
      <w:r w:rsidR="00354830">
        <w:rPr>
          <w:rFonts w:hint="eastAsia"/>
        </w:rPr>
        <w:t>Layou</w:t>
      </w:r>
      <w:r w:rsidR="00354830">
        <w:t>t</w:t>
      </w:r>
      <w:r w:rsidR="00354830">
        <w:rPr>
          <w:rFonts w:hint="eastAsia"/>
        </w:rPr>
        <w:t xml:space="preserve"> 메뉴를 확장하여 </w:t>
      </w:r>
      <w:r w:rsidR="00354830">
        <w:t>Margin</w:t>
      </w:r>
      <w:r w:rsidR="00354830">
        <w:rPr>
          <w:rFonts w:hint="eastAsia"/>
        </w:rPr>
        <w:t xml:space="preserve">값을 </w:t>
      </w:r>
      <w:r>
        <w:t xml:space="preserve">(120,0,0,0) </w:t>
      </w:r>
      <w:r>
        <w:rPr>
          <w:rFonts w:hint="eastAsia"/>
        </w:rPr>
        <w:t>으로</w:t>
      </w:r>
      <w:r w:rsidR="00354830">
        <w:rPr>
          <w:rFonts w:hint="eastAsia"/>
        </w:rPr>
        <w:t xml:space="preserve"> </w:t>
      </w:r>
      <w:r>
        <w:rPr>
          <w:rFonts w:hint="eastAsia"/>
        </w:rPr>
        <w:t>변경합니다.</w:t>
      </w:r>
      <w:r w:rsidR="00354830">
        <w:t xml:space="preserve"> </w:t>
      </w:r>
    </w:p>
    <w:p w14:paraId="5BA8B1D5" w14:textId="064A44B8" w:rsidR="009D7A7B" w:rsidRDefault="009D7A7B" w:rsidP="009D7A7B">
      <w:pPr>
        <w:pStyle w:val="a3"/>
        <w:numPr>
          <w:ilvl w:val="0"/>
          <w:numId w:val="15"/>
        </w:numPr>
        <w:ind w:leftChars="0"/>
        <w:rPr>
          <w:ins w:id="140" w:author="황리건" w:date="2014-05-12T13:53:00Z"/>
        </w:rPr>
      </w:pPr>
      <w:ins w:id="141" w:author="황리건" w:date="2014-05-12T13:55:00Z">
        <w:r>
          <w:t xml:space="preserve">UI </w:t>
        </w:r>
        <w:r>
          <w:rPr>
            <w:rFonts w:hint="eastAsia"/>
          </w:rPr>
          <w:t xml:space="preserve">화면 우측 하단의 </w:t>
        </w:r>
      </w:ins>
      <w:ins w:id="142" w:author="황리건" w:date="2014-05-12T13:56:00Z">
        <w:r>
          <w:t xml:space="preserve">Horizontal </w:t>
        </w:r>
      </w:ins>
      <w:ins w:id="143" w:author="황리건" w:date="2014-05-12T13:55:00Z">
        <w:r>
          <w:t xml:space="preserve">Split </w:t>
        </w:r>
        <w:r>
          <w:rPr>
            <w:rFonts w:hint="eastAsia"/>
          </w:rPr>
          <w:t>아이콘을 눌러서</w:t>
        </w:r>
      </w:ins>
      <w:ins w:id="144" w:author="황리건" w:date="2014-05-12T13:56:00Z">
        <w:r>
          <w:rPr>
            <w:rFonts w:hint="eastAsia"/>
          </w:rPr>
          <w:t xml:space="preserve"> </w:t>
        </w:r>
        <w:r>
          <w:t xml:space="preserve">XAML </w:t>
        </w:r>
        <w:r>
          <w:rPr>
            <w:rFonts w:hint="eastAsia"/>
          </w:rPr>
          <w:t>편집 화면이 보이도록 하고,</w:t>
        </w:r>
      </w:ins>
      <w:ins w:id="145" w:author="황리건" w:date="2014-05-12T13:55:00Z">
        <w:r>
          <w:rPr>
            <w:rFonts w:hint="eastAsia"/>
          </w:rPr>
          <w:t xml:space="preserve"> </w:t>
        </w:r>
      </w:ins>
      <w:del w:id="146" w:author="황리건" w:date="2014-05-12T13:51:00Z">
        <w:r w:rsidR="00354830" w:rsidRPr="00354830" w:rsidDel="009D7A7B">
          <w:rPr>
            <w:rFonts w:hint="eastAsia"/>
          </w:rPr>
          <w:delText>텍스트 편집기에서</w:delText>
        </w:r>
      </w:del>
      <w:ins w:id="147" w:author="황리건" w:date="2014-05-12T13:52:00Z">
        <w:r>
          <w:rPr>
            <w:rFonts w:hint="eastAsia"/>
          </w:rPr>
          <w:t>XAML</w:t>
        </w:r>
      </w:ins>
      <w:ins w:id="148" w:author="황리건" w:date="2014-05-12T13:51:00Z">
        <w:r>
          <w:rPr>
            <w:rFonts w:hint="eastAsia"/>
          </w:rPr>
          <w:t xml:space="preserve"> </w:t>
        </w:r>
      </w:ins>
      <w:ins w:id="149" w:author="황리건" w:date="2014-05-12T13:52:00Z">
        <w:r>
          <w:rPr>
            <w:rFonts w:hint="eastAsia"/>
          </w:rPr>
          <w:t>코드</w:t>
        </w:r>
      </w:ins>
      <w:ins w:id="150" w:author="황리건" w:date="2014-05-12T13:51:00Z">
        <w:r>
          <w:rPr>
            <w:rFonts w:hint="eastAsia"/>
          </w:rPr>
          <w:t>에서</w:t>
        </w:r>
      </w:ins>
      <w:r w:rsidR="00354830" w:rsidRPr="00354830">
        <w:rPr>
          <w:rFonts w:hint="eastAsia"/>
        </w:rPr>
        <w:t xml:space="preserve"> GridView</w:t>
      </w:r>
      <w:del w:id="151" w:author="황리건" w:date="2014-05-12T13:52:00Z">
        <w:r w:rsidR="00354830" w:rsidRPr="00354830" w:rsidDel="009D7A7B">
          <w:rPr>
            <w:rFonts w:hint="eastAsia"/>
          </w:rPr>
          <w:delText>에 아래와 같이</w:delText>
        </w:r>
      </w:del>
      <w:ins w:id="152" w:author="황리건" w:date="2014-05-12T13:52:00Z">
        <w:r>
          <w:rPr>
            <w:rFonts w:hint="eastAsia"/>
          </w:rPr>
          <w:t>를 찾아</w:t>
        </w:r>
      </w:ins>
      <w:r w:rsidR="00354830" w:rsidRPr="00354830">
        <w:rPr>
          <w:rFonts w:hint="eastAsia"/>
        </w:rPr>
        <w:t xml:space="preserve"> </w:t>
      </w:r>
      <w:r w:rsidR="00354830" w:rsidRPr="00354830">
        <w:t>ItemsSource</w:t>
      </w:r>
      <w:ins w:id="153" w:author="황리건" w:date="2014-05-12T13:54:00Z">
        <w:r>
          <w:t>=”{Binding}”</w:t>
        </w:r>
        <w:r>
          <w:rPr>
            <w:rFonts w:hint="eastAsia"/>
          </w:rPr>
          <w:t xml:space="preserve"> </w:t>
        </w:r>
      </w:ins>
      <w:ins w:id="154" w:author="황리건" w:date="2014-05-12T13:55:00Z">
        <w:r>
          <w:rPr>
            <w:rFonts w:hint="eastAsia"/>
          </w:rPr>
          <w:t>속성 값을</w:t>
        </w:r>
      </w:ins>
      <w:del w:id="155" w:author="황리건" w:date="2014-05-12T13:54:00Z">
        <w:r w:rsidR="00354830" w:rsidRPr="00354830" w:rsidDel="009D7A7B">
          <w:delText xml:space="preserve"> </w:delText>
        </w:r>
        <w:r w:rsidR="00354830" w:rsidRPr="00354830" w:rsidDel="009D7A7B">
          <w:rPr>
            <w:rFonts w:hint="eastAsia"/>
          </w:rPr>
          <w:delText>속성을</w:delText>
        </w:r>
      </w:del>
      <w:r w:rsidR="00354830" w:rsidRPr="00354830">
        <w:rPr>
          <w:rFonts w:hint="eastAsia"/>
        </w:rPr>
        <w:t xml:space="preserve"> </w:t>
      </w:r>
      <w:del w:id="156" w:author="황리건" w:date="2014-05-12T13:53:00Z">
        <w:r w:rsidR="00354830" w:rsidRPr="00354830" w:rsidDel="009D7A7B">
          <w:rPr>
            <w:rFonts w:hint="eastAsia"/>
          </w:rPr>
          <w:delText>추가합니다</w:delText>
        </w:r>
      </w:del>
      <w:ins w:id="157" w:author="황리건" w:date="2014-05-12T13:53:00Z">
        <w:r>
          <w:rPr>
            <w:rFonts w:hint="eastAsia"/>
          </w:rPr>
          <w:t>추가하고</w:t>
        </w:r>
      </w:ins>
      <w:del w:id="158" w:author="황리건" w:date="2014-05-12T13:53:00Z">
        <w:r w:rsidR="00354830" w:rsidRPr="00354830" w:rsidDel="009D7A7B">
          <w:rPr>
            <w:rFonts w:hint="eastAsia"/>
          </w:rPr>
          <w:delText xml:space="preserve">. </w:delText>
        </w:r>
      </w:del>
      <w:ins w:id="159" w:author="황리건" w:date="2014-05-12T13:53:00Z">
        <w:r>
          <w:t>,</w:t>
        </w:r>
      </w:ins>
      <w:ins w:id="160" w:author="황리건" w:date="2014-05-12T13:52:00Z">
        <w:r w:rsidRPr="00354830">
          <w:rPr>
            <w:rFonts w:hint="eastAsia"/>
          </w:rPr>
          <w:t xml:space="preserve"> </w:t>
        </w:r>
        <w:r w:rsidRPr="00354830">
          <w:t>&lt;</w:t>
        </w:r>
        <w:r w:rsidRPr="00354830">
          <w:rPr>
            <w:rFonts w:hint="eastAsia"/>
          </w:rPr>
          <w:t>GridView&gt;</w:t>
        </w:r>
        <w:r w:rsidRPr="00354830">
          <w:t>…&lt;/GridView&gt;</w:t>
        </w:r>
      </w:ins>
      <w:ins w:id="161" w:author="황리건" w:date="2014-05-12T13:53:00Z">
        <w:r>
          <w:rPr>
            <w:rFonts w:hint="eastAsia"/>
          </w:rPr>
          <w:t xml:space="preserve"> 형식으로 수정합니다.</w:t>
        </w:r>
      </w:ins>
    </w:p>
    <w:p w14:paraId="7BC056F6" w14:textId="638C6881" w:rsidR="009D7A7B" w:rsidRDefault="009D7A7B">
      <w:pPr>
        <w:pStyle w:val="a3"/>
        <w:ind w:leftChars="0" w:left="760"/>
        <w:rPr>
          <w:ins w:id="162" w:author="황리건" w:date="2014-05-12T13:52:00Z"/>
        </w:rPr>
        <w:pPrChange w:id="163" w:author="황리건" w:date="2014-05-12T13:54:00Z">
          <w:pPr>
            <w:pStyle w:val="a3"/>
            <w:numPr>
              <w:numId w:val="15"/>
            </w:numPr>
            <w:ind w:leftChars="0" w:left="760" w:hanging="360"/>
          </w:pPr>
        </w:pPrChange>
      </w:pPr>
      <w:ins w:id="164" w:author="황리건" w:date="2014-05-12T13:55:00Z">
        <w:r>
          <w:rPr>
            <w:noProof/>
          </w:rPr>
          <w:drawing>
            <wp:inline distT="0" distB="0" distL="0" distR="0" wp14:anchorId="0C6A8D6A" wp14:editId="02132356">
              <wp:extent cx="4773880" cy="3567831"/>
              <wp:effectExtent l="0" t="0" r="8255" b="0"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90235" cy="35800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AD30050" w14:textId="4AA153A5" w:rsidR="00354830" w:rsidRPr="00354830" w:rsidDel="009D7A7B" w:rsidRDefault="00354830">
      <w:pPr>
        <w:pStyle w:val="a3"/>
        <w:ind w:leftChars="0" w:left="760"/>
        <w:rPr>
          <w:del w:id="165" w:author="황리건" w:date="2014-05-12T13:53:00Z"/>
        </w:rPr>
        <w:pPrChange w:id="166" w:author="황리건" w:date="2014-05-12T13:53:00Z">
          <w:pPr>
            <w:pStyle w:val="a3"/>
            <w:numPr>
              <w:numId w:val="15"/>
            </w:numPr>
            <w:ind w:leftChars="0" w:left="760" w:hanging="360"/>
          </w:pPr>
        </w:pPrChange>
      </w:pPr>
      <w:del w:id="167" w:author="황리건" w:date="2014-05-12T13:53:00Z">
        <w:r w:rsidRPr="00354830" w:rsidDel="009D7A7B">
          <w:rPr>
            <w:rFonts w:ascii="Consolas" w:eastAsia="굴림체" w:hAnsi="Consolas" w:cs="Consolas"/>
            <w:color w:val="0000FF"/>
          </w:rPr>
          <w:delText>&lt;</w:delText>
        </w:r>
        <w:r w:rsidRPr="00354830" w:rsidDel="009D7A7B">
          <w:rPr>
            <w:rFonts w:ascii="Consolas" w:eastAsia="굴림체" w:hAnsi="Consolas" w:cs="Consolas"/>
            <w:color w:val="A31515"/>
          </w:rPr>
          <w:delText>GridView</w:delText>
        </w:r>
        <w:r w:rsidRPr="00354830" w:rsidDel="009D7A7B">
          <w:rPr>
            <w:rFonts w:ascii="Consolas" w:eastAsia="굴림체" w:hAnsi="Consolas" w:cs="Consolas"/>
            <w:color w:val="FF0000"/>
          </w:rPr>
          <w:delText> ItemsSource</w:delText>
        </w:r>
        <w:r w:rsidRPr="00354830" w:rsidDel="009D7A7B">
          <w:rPr>
            <w:rFonts w:ascii="Consolas" w:eastAsia="굴림체" w:hAnsi="Consolas" w:cs="Consolas"/>
            <w:color w:val="0000FF"/>
          </w:rPr>
          <w:delText>="{</w:delText>
        </w:r>
        <w:r w:rsidRPr="00354830" w:rsidDel="009D7A7B">
          <w:rPr>
            <w:rFonts w:ascii="Consolas" w:eastAsia="굴림체" w:hAnsi="Consolas" w:cs="Consolas"/>
            <w:color w:val="A31515"/>
          </w:rPr>
          <w:delText>Binding</w:delText>
        </w:r>
        <w:r w:rsidRPr="00354830" w:rsidDel="009D7A7B">
          <w:rPr>
            <w:rFonts w:ascii="Consolas" w:eastAsia="굴림체" w:hAnsi="Consolas" w:cs="Consolas"/>
            <w:color w:val="0000FF"/>
          </w:rPr>
          <w:delText>}"</w:delText>
        </w:r>
        <w:r w:rsidDel="009D7A7B">
          <w:rPr>
            <w:rFonts w:ascii="Consolas" w:eastAsia="굴림체" w:hAnsi="Consolas" w:cs="Consolas"/>
            <w:color w:val="0000FF"/>
          </w:rPr>
          <w:delText xml:space="preserve"> …</w:delText>
        </w:r>
        <w:r w:rsidRPr="00354830" w:rsidDel="009D7A7B">
          <w:rPr>
            <w:rFonts w:ascii="Consolas" w:eastAsia="굴림체" w:hAnsi="Consolas" w:cs="Consolas"/>
            <w:color w:val="0000FF"/>
          </w:rPr>
          <w:delText>/&gt;</w:delText>
        </w:r>
      </w:del>
    </w:p>
    <w:p w14:paraId="50F577C3" w14:textId="7F9F9E94" w:rsidR="00354830" w:rsidDel="009D7A7B" w:rsidRDefault="00354830" w:rsidP="00EE0A1B">
      <w:pPr>
        <w:pStyle w:val="a3"/>
        <w:numPr>
          <w:ilvl w:val="0"/>
          <w:numId w:val="15"/>
        </w:numPr>
        <w:ind w:leftChars="0"/>
        <w:rPr>
          <w:del w:id="168" w:author="황리건" w:date="2014-05-12T13:52:00Z"/>
        </w:rPr>
      </w:pPr>
      <w:del w:id="169" w:author="황리건" w:date="2014-05-12T13:52:00Z">
        <w:r w:rsidRPr="00354830" w:rsidDel="009D7A7B">
          <w:rPr>
            <w:rFonts w:hint="eastAsia"/>
          </w:rPr>
          <w:delText xml:space="preserve">텍스트 편집기에서 </w:delText>
        </w:r>
        <w:r w:rsidRPr="00354830" w:rsidDel="009D7A7B">
          <w:delText>&lt;GridView/&gt;</w:delText>
        </w:r>
        <w:r w:rsidRPr="00354830" w:rsidDel="009D7A7B">
          <w:rPr>
            <w:rFonts w:hint="eastAsia"/>
          </w:rPr>
          <w:delText xml:space="preserve">를 </w:delText>
        </w:r>
        <w:r w:rsidRPr="00354830" w:rsidDel="009D7A7B">
          <w:delText>&lt;</w:delText>
        </w:r>
        <w:r w:rsidRPr="00354830" w:rsidDel="009D7A7B">
          <w:rPr>
            <w:rFonts w:hint="eastAsia"/>
          </w:rPr>
          <w:delText>GridView&gt;</w:delText>
        </w:r>
        <w:r w:rsidRPr="00354830" w:rsidDel="009D7A7B">
          <w:delText>…&lt;/GridView&gt;</w:delText>
        </w:r>
        <w:r w:rsidRPr="00354830" w:rsidDel="009D7A7B">
          <w:rPr>
            <w:rFonts w:hint="eastAsia"/>
          </w:rPr>
          <w:delText>로 확장합니다.</w:delText>
        </w:r>
      </w:del>
    </w:p>
    <w:p w14:paraId="2D3F9384" w14:textId="77777777" w:rsidR="004167A4" w:rsidRDefault="00726A32">
      <w:pPr>
        <w:pStyle w:val="a3"/>
        <w:numPr>
          <w:ilvl w:val="0"/>
          <w:numId w:val="15"/>
        </w:numPr>
        <w:ind w:leftChars="0"/>
        <w:rPr>
          <w:ins w:id="170" w:author="황리건" w:date="2014-05-12T13:57:00Z"/>
        </w:rPr>
      </w:pPr>
      <w:r>
        <w:t>&lt;</w:t>
      </w:r>
      <w:r>
        <w:rPr>
          <w:rFonts w:hint="eastAsia"/>
        </w:rPr>
        <w:t>GridView&gt; &lt;/GridView&gt;</w:t>
      </w:r>
      <w:r>
        <w:t xml:space="preserve"> </w:t>
      </w:r>
      <w:r>
        <w:rPr>
          <w:rFonts w:hint="eastAsia"/>
        </w:rPr>
        <w:t xml:space="preserve">사이에서 마우스 우클릭 한 후 </w:t>
      </w:r>
      <w:r>
        <w:t xml:space="preserve">Insert Snippet </w:t>
      </w:r>
      <w:r>
        <w:rPr>
          <w:rFonts w:hint="eastAsia"/>
        </w:rPr>
        <w:t>메뉴를 선택합니다.</w:t>
      </w:r>
      <w:r>
        <w:t xml:space="preserve"> </w:t>
      </w:r>
      <w:r w:rsidR="004D66F1">
        <w:rPr>
          <w:rFonts w:hint="eastAsia"/>
        </w:rPr>
        <w:t>선택 후 XAML JumpStart</w:t>
      </w:r>
      <w:r w:rsidR="004D66F1">
        <w:t xml:space="preserve"> </w:t>
      </w:r>
      <w:r w:rsidR="004D66F1">
        <w:rPr>
          <w:rFonts w:hint="eastAsia"/>
        </w:rPr>
        <w:t xml:space="preserve">폴더를 선택하고 </w:t>
      </w:r>
      <w:r w:rsidR="004D66F1" w:rsidRPr="005F63C4">
        <w:rPr>
          <w:b/>
        </w:rPr>
        <w:t>JumpStartFlickr</w:t>
      </w:r>
      <w:r w:rsidR="004D66F1">
        <w:rPr>
          <w:b/>
        </w:rPr>
        <w:t>Search</w:t>
      </w:r>
      <w:r w:rsidR="004D66F1" w:rsidRPr="005F63C4">
        <w:rPr>
          <w:b/>
        </w:rPr>
        <w:t>DataTemplate</w:t>
      </w:r>
      <w:r w:rsidR="004D66F1">
        <w:rPr>
          <w:b/>
        </w:rPr>
        <w:t xml:space="preserve"> </w:t>
      </w:r>
      <w:r w:rsidR="004D66F1">
        <w:rPr>
          <w:rFonts w:hint="eastAsia"/>
        </w:rPr>
        <w:t>을 선택하여 코드를 추가합니다.</w:t>
      </w:r>
    </w:p>
    <w:p w14:paraId="3BE633D2" w14:textId="7B0B00C6" w:rsidR="004167A4" w:rsidRPr="004D66F1" w:rsidRDefault="004167A4">
      <w:pPr>
        <w:pStyle w:val="a3"/>
        <w:ind w:leftChars="0" w:left="760"/>
        <w:pPrChange w:id="171" w:author="황리건" w:date="2014-05-12T13:58:00Z">
          <w:pPr>
            <w:pStyle w:val="a3"/>
            <w:numPr>
              <w:numId w:val="15"/>
            </w:numPr>
            <w:ind w:leftChars="0" w:left="760" w:hanging="360"/>
          </w:pPr>
        </w:pPrChange>
      </w:pPr>
      <w:ins w:id="172" w:author="황리건" w:date="2014-05-12T13:57:00Z">
        <w:r>
          <w:rPr>
            <w:noProof/>
          </w:rPr>
          <w:lastRenderedPageBreak/>
          <w:drawing>
            <wp:inline distT="0" distB="0" distL="0" distR="0" wp14:anchorId="682CC0B4" wp14:editId="67BBB7F6">
              <wp:extent cx="4868883" cy="1652873"/>
              <wp:effectExtent l="0" t="0" r="0" b="5080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21327" cy="167067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A271D99" w14:textId="1490ACE5" w:rsidR="004D66F1" w:rsidRPr="004D66F1" w:rsidRDefault="004D66F1" w:rsidP="00EE0A1B">
      <w:pPr>
        <w:pStyle w:val="a3"/>
        <w:numPr>
          <w:ilvl w:val="0"/>
          <w:numId w:val="15"/>
        </w:numPr>
        <w:ind w:leftChars="0"/>
      </w:pPr>
      <w:del w:id="173" w:author="황리건" w:date="2014-05-12T14:13:00Z">
        <w:r w:rsidDel="001D3638">
          <w:rPr>
            <w:rFonts w:hint="eastAsia"/>
            <w:noProof/>
          </w:rPr>
          <w:delText>솔루션 탐색기</w:delText>
        </w:r>
      </w:del>
      <w:ins w:id="174" w:author="황리건" w:date="2014-05-12T14:13:00Z">
        <w:r w:rsidR="001D3638">
          <w:rPr>
            <w:rFonts w:hint="eastAsia"/>
            <w:noProof/>
          </w:rPr>
          <w:t>Solution Explorer</w:t>
        </w:r>
      </w:ins>
      <w:r>
        <w:rPr>
          <w:rFonts w:hint="eastAsia"/>
          <w:noProof/>
        </w:rPr>
        <w:t xml:space="preserve">에서 아래 그림처럼 화살표를 눌러 확장한 뒤 </w:t>
      </w:r>
      <w:r>
        <w:rPr>
          <w:noProof/>
        </w:rPr>
        <w:t>MainPage.</w:t>
      </w:r>
      <w:r>
        <w:rPr>
          <w:rFonts w:hint="eastAsia"/>
          <w:noProof/>
        </w:rPr>
        <w:t>xaml.cs</w:t>
      </w:r>
      <w:r>
        <w:rPr>
          <w:noProof/>
        </w:rPr>
        <w:t xml:space="preserve"> </w:t>
      </w:r>
      <w:r>
        <w:rPr>
          <w:rFonts w:hint="eastAsia"/>
          <w:noProof/>
        </w:rPr>
        <w:t>파일을 더블클릭 하여 엽니다.</w:t>
      </w:r>
    </w:p>
    <w:p w14:paraId="2B7711C1" w14:textId="574B9E7A" w:rsidR="004D66F1" w:rsidRPr="004D66F1" w:rsidRDefault="00536D08" w:rsidP="004D66F1">
      <w:pPr>
        <w:pStyle w:val="a3"/>
        <w:ind w:leftChars="0" w:left="760"/>
      </w:pPr>
      <w:ins w:id="175" w:author="황리건" w:date="2014-05-12T13:59:00Z">
        <w:r>
          <w:rPr>
            <w:noProof/>
          </w:rPr>
          <w:drawing>
            <wp:inline distT="0" distB="0" distL="0" distR="0" wp14:anchorId="02DA50FA" wp14:editId="05423082">
              <wp:extent cx="4476750" cy="2475865"/>
              <wp:effectExtent l="0" t="0" r="0" b="635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76750" cy="2475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176" w:author="황리건" w:date="2014-05-12T13:59:00Z">
        <w:r w:rsidR="004D66F1" w:rsidDel="00536D08">
          <w:rPr>
            <w:noProof/>
          </w:rPr>
          <w:drawing>
            <wp:inline distT="0" distB="0" distL="0" distR="0" wp14:anchorId="4398C5F7" wp14:editId="0A75FDEA">
              <wp:extent cx="2019300" cy="323850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19300" cy="323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59ACDF4" w14:textId="4ADDBAC3" w:rsidR="004D66F1" w:rsidDel="001A4E88" w:rsidRDefault="004D66F1" w:rsidP="00EE0A1B">
      <w:pPr>
        <w:pStyle w:val="a3"/>
        <w:numPr>
          <w:ilvl w:val="0"/>
          <w:numId w:val="15"/>
        </w:numPr>
        <w:ind w:leftChars="0"/>
        <w:rPr>
          <w:del w:id="177" w:author="황리건" w:date="2014-05-12T14:01:00Z"/>
        </w:rPr>
      </w:pPr>
      <w:r>
        <w:rPr>
          <w:rFonts w:hint="eastAsia"/>
        </w:rPr>
        <w:t>MainPage</w:t>
      </w:r>
      <w:ins w:id="178" w:author="황리건" w:date="2014-05-12T14:01:00Z">
        <w:r w:rsidR="001A4E88">
          <w:t xml:space="preserve">() </w:t>
        </w:r>
      </w:ins>
      <w:ins w:id="179" w:author="황리건" w:date="2014-05-12T14:03:00Z">
        <w:r w:rsidR="00FB406D">
          <w:t xml:space="preserve">{…} </w:t>
        </w:r>
        <w:r w:rsidR="00FB406D">
          <w:rPr>
            <w:rFonts w:hint="eastAsia"/>
          </w:rPr>
          <w:t>생성자가 끝나는</w:t>
        </w:r>
      </w:ins>
      <w:ins w:id="180" w:author="황리건" w:date="2014-05-12T14:02:00Z">
        <w:r w:rsidR="00FB406D">
          <w:t xml:space="preserve"> </w:t>
        </w:r>
      </w:ins>
      <w:del w:id="181" w:author="황리건" w:date="2014-05-12T14:01:00Z">
        <w:r w:rsidDel="001A4E88">
          <w:rPr>
            <w:rFonts w:hint="eastAsia"/>
          </w:rPr>
          <w:delText xml:space="preserve"> 생성자 </w:delText>
        </w:r>
      </w:del>
      <w:del w:id="182" w:author="황리건" w:date="2014-05-12T14:04:00Z">
        <w:r w:rsidDel="00FB406D">
          <w:rPr>
            <w:rFonts w:hint="eastAsia"/>
          </w:rPr>
          <w:delText xml:space="preserve">다음 행에서 </w:delText>
        </w:r>
      </w:del>
      <w:ins w:id="183" w:author="황리건" w:date="2014-05-12T14:04:00Z">
        <w:r w:rsidR="00FB406D">
          <w:rPr>
            <w:rFonts w:hint="eastAsia"/>
          </w:rPr>
          <w:t xml:space="preserve">부분에서 엔터키를 눌러 새로운 행을 삽입하고, </w:t>
        </w:r>
      </w:ins>
      <w:r>
        <w:rPr>
          <w:rFonts w:hint="eastAsia"/>
        </w:rPr>
        <w:t xml:space="preserve">마우스 우클릭 한 후 </w:t>
      </w:r>
      <w:r>
        <w:t xml:space="preserve">Insert Snippet </w:t>
      </w:r>
      <w:del w:id="184" w:author="황리건" w:date="2014-05-12T14:04:00Z">
        <w:r w:rsidDel="00FB406D">
          <w:rPr>
            <w:rFonts w:hint="eastAsia"/>
          </w:rPr>
          <w:delText>메뉴를 선택</w:delText>
        </w:r>
      </w:del>
      <w:ins w:id="185" w:author="황리건" w:date="2014-05-12T14:04:00Z">
        <w:r w:rsidR="00FB406D">
          <w:rPr>
            <w:rFonts w:hint="eastAsia"/>
          </w:rPr>
          <w:t>&gt;</w:t>
        </w:r>
      </w:ins>
      <w:ins w:id="186" w:author="황리건" w:date="2014-05-12T14:01:00Z">
        <w:r w:rsidR="001A4E88">
          <w:t xml:space="preserve"> </w:t>
        </w:r>
      </w:ins>
      <w:del w:id="187" w:author="황리건" w:date="2014-05-12T14:01:00Z">
        <w:r w:rsidDel="001A4E88">
          <w:rPr>
            <w:rFonts w:hint="eastAsia"/>
          </w:rPr>
          <w:delText>합니다.</w:delText>
        </w:r>
        <w:r w:rsidDel="001A4E88">
          <w:delText xml:space="preserve"> </w:delText>
        </w:r>
      </w:del>
    </w:p>
    <w:p w14:paraId="53CF40D2" w14:textId="191569AE" w:rsidR="001A4E88" w:rsidRDefault="004D66F1">
      <w:pPr>
        <w:pStyle w:val="a3"/>
        <w:numPr>
          <w:ilvl w:val="0"/>
          <w:numId w:val="15"/>
        </w:numPr>
        <w:ind w:leftChars="0"/>
        <w:rPr>
          <w:ins w:id="188" w:author="황리건" w:date="2014-05-12T14:01:00Z"/>
        </w:rPr>
      </w:pPr>
      <w:r>
        <w:rPr>
          <w:rFonts w:hint="eastAsia"/>
        </w:rPr>
        <w:t>C#</w:t>
      </w:r>
      <w:r>
        <w:t xml:space="preserve"> </w:t>
      </w:r>
      <w:r>
        <w:rPr>
          <w:rFonts w:hint="eastAsia"/>
        </w:rPr>
        <w:t>JumpStart</w:t>
      </w:r>
      <w:r>
        <w:t xml:space="preserve"> </w:t>
      </w:r>
      <w:ins w:id="189" w:author="황리건" w:date="2014-05-12T14:01:00Z">
        <w:r w:rsidR="001A4E88">
          <w:rPr>
            <w:rFonts w:hint="eastAsia"/>
          </w:rPr>
          <w:t>&gt;</w:t>
        </w:r>
      </w:ins>
      <w:del w:id="190" w:author="황리건" w:date="2014-05-12T14:01:00Z">
        <w:r w:rsidDel="001A4E88">
          <w:rPr>
            <w:rFonts w:hint="eastAsia"/>
          </w:rPr>
          <w:delText>폴더를 선택하고</w:delText>
        </w:r>
      </w:del>
      <w:r>
        <w:rPr>
          <w:rFonts w:hint="eastAsia"/>
        </w:rPr>
        <w:t xml:space="preserve"> JumpStart</w:t>
      </w:r>
      <w:r>
        <w:t>Flickr</w:t>
      </w:r>
      <w:r>
        <w:rPr>
          <w:rFonts w:hint="eastAsia"/>
        </w:rPr>
        <w:t>MainPage</w:t>
      </w:r>
      <w:r>
        <w:t>Logic</w:t>
      </w:r>
      <w:r>
        <w:rPr>
          <w:rFonts w:hint="eastAsia"/>
        </w:rPr>
        <w:t>을 선택하여 코드를 추가합니다.</w:t>
      </w:r>
      <w:r w:rsidR="006165C6">
        <w:t xml:space="preserve"> </w:t>
      </w:r>
    </w:p>
    <w:p w14:paraId="700F48EC" w14:textId="41EE6D1D" w:rsidR="001A4E88" w:rsidDel="00FB406D" w:rsidRDefault="00FB406D">
      <w:pPr>
        <w:pStyle w:val="a3"/>
        <w:rPr>
          <w:del w:id="191" w:author="Unknown"/>
        </w:rPr>
        <w:pPrChange w:id="192" w:author="황리건" w:date="2014-05-12T14:05:00Z">
          <w:pPr/>
        </w:pPrChange>
      </w:pPr>
      <w:ins w:id="193" w:author="황리건" w:date="2014-05-12T14:02:00Z">
        <w:r>
          <w:rPr>
            <w:noProof/>
          </w:rPr>
          <w:drawing>
            <wp:inline distT="0" distB="0" distL="0" distR="0" wp14:anchorId="4CA2D91F" wp14:editId="49170276">
              <wp:extent cx="4281054" cy="2431134"/>
              <wp:effectExtent l="0" t="0" r="5715" b="7620"/>
              <wp:docPr id="40" name="Picture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01084" cy="244250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F079BBC" w14:textId="77777777" w:rsidR="00FB406D" w:rsidRDefault="00FB406D">
      <w:pPr>
        <w:pStyle w:val="a3"/>
        <w:ind w:leftChars="0" w:left="760"/>
        <w:rPr>
          <w:ins w:id="194" w:author="황리건" w:date="2014-05-12T14:05:00Z"/>
        </w:rPr>
        <w:pPrChange w:id="195" w:author="황리건" w:date="2014-05-12T14:05:00Z">
          <w:pPr>
            <w:pStyle w:val="a3"/>
            <w:numPr>
              <w:numId w:val="15"/>
            </w:numPr>
            <w:ind w:leftChars="0" w:left="760" w:hanging="360"/>
          </w:pPr>
        </w:pPrChange>
      </w:pPr>
    </w:p>
    <w:p w14:paraId="512A582F" w14:textId="28E2D6A5" w:rsidR="004D66F1" w:rsidRDefault="006165C6">
      <w:pPr>
        <w:pStyle w:val="a3"/>
        <w:pPrChange w:id="196" w:author="황리건" w:date="2014-05-12T14:05:00Z">
          <w:pPr/>
        </w:pPrChange>
      </w:pPr>
      <w:r>
        <w:rPr>
          <w:rFonts w:hint="eastAsia"/>
        </w:rPr>
        <w:lastRenderedPageBreak/>
        <w:t xml:space="preserve">완료 시 </w:t>
      </w:r>
      <w:r>
        <w:t>4</w:t>
      </w:r>
      <w:r>
        <w:rPr>
          <w:rFonts w:hint="eastAsia"/>
        </w:rPr>
        <w:t xml:space="preserve">개의 함수가 추가되며 이 함수들은 </w:t>
      </w:r>
      <w:r>
        <w:t xml:space="preserve">flowers </w:t>
      </w:r>
      <w:r>
        <w:rPr>
          <w:rFonts w:hint="eastAsia"/>
        </w:rPr>
        <w:t xml:space="preserve">라는 검색어로 </w:t>
      </w:r>
      <w:r>
        <w:t>Flickr</w:t>
      </w:r>
      <w:r>
        <w:rPr>
          <w:rFonts w:hint="eastAsia"/>
        </w:rPr>
        <w:t>에서 검색을 수행합니다.</w:t>
      </w:r>
      <w:r>
        <w:t xml:space="preserve"> </w:t>
      </w:r>
      <w:r>
        <w:rPr>
          <w:rFonts w:hint="eastAsia"/>
        </w:rPr>
        <w:t>또한 알림 메시지를 띄우고 타일을 업데이트 할 것입니다.</w:t>
      </w:r>
      <w:r>
        <w:t xml:space="preserve"> </w:t>
      </w:r>
      <w:ins w:id="197" w:author="황리건" w:date="2014-05-12T14:05:00Z">
        <w:r w:rsidR="00FB406D">
          <w:br/>
        </w:r>
      </w:ins>
      <w:ins w:id="198" w:author="황리건" w:date="2014-05-12T14:06:00Z">
        <w:r w:rsidR="00FB406D">
          <w:rPr>
            <w:noProof/>
          </w:rPr>
          <w:drawing>
            <wp:inline distT="0" distB="0" distL="0" distR="0" wp14:anchorId="21514A84" wp14:editId="6D4F234D">
              <wp:extent cx="4839195" cy="3318703"/>
              <wp:effectExtent l="0" t="0" r="0" b="0"/>
              <wp:docPr id="43" name="Picture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47436" cy="3324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D21305" w14:textId="7F77FAFF" w:rsidR="009F266B" w:rsidRDefault="009F266B" w:rsidP="00EE0A1B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추가된 함수를 사용하기 위해</w:t>
      </w:r>
      <w:r w:rsidR="007A6F73">
        <w:rPr>
          <w:rFonts w:hint="eastAsia"/>
        </w:rPr>
        <w:t xml:space="preserve">서 </w:t>
      </w:r>
      <w:ins w:id="199" w:author="황리건" w:date="2014-05-12T14:06:00Z">
        <w:r w:rsidR="00FB406D">
          <w:rPr>
            <w:rFonts w:hint="eastAsia"/>
          </w:rPr>
          <w:t xml:space="preserve">코드의 맨 앞 부분의 </w:t>
        </w:r>
      </w:ins>
      <w:ins w:id="200" w:author="황리건" w:date="2014-05-12T14:07:00Z">
        <w:r w:rsidR="00FB406D">
          <w:t xml:space="preserve">using </w:t>
        </w:r>
      </w:ins>
      <w:ins w:id="201" w:author="황리건" w:date="2014-05-12T14:06:00Z">
        <w:r w:rsidR="00FB406D">
          <w:t>Windows.UI.Xaml.Navigation</w:t>
        </w:r>
      </w:ins>
      <w:ins w:id="202" w:author="황리건" w:date="2014-05-12T14:07:00Z">
        <w:r w:rsidR="00FB406D">
          <w:t xml:space="preserve">; </w:t>
        </w:r>
      </w:ins>
      <w:r w:rsidR="007A6F73">
        <w:rPr>
          <w:rFonts w:hint="eastAsia"/>
        </w:rPr>
        <w:t xml:space="preserve">아래 두 줄의 </w:t>
      </w:r>
      <w:r w:rsidR="007A6F73">
        <w:t>using</w:t>
      </w:r>
      <w:r w:rsidR="007A6F73">
        <w:rPr>
          <w:rFonts w:hint="eastAsia"/>
        </w:rPr>
        <w:t>문을 추가합니다.</w:t>
      </w:r>
      <w:r w:rsidR="007A6F73">
        <w:t xml:space="preserve"> </w:t>
      </w:r>
    </w:p>
    <w:p w14:paraId="6F27C1EC" w14:textId="44AC3D25" w:rsidR="007A6F73" w:rsidRDefault="007A6F73" w:rsidP="007A6F73">
      <w:pPr>
        <w:pStyle w:val="a3"/>
        <w:ind w:leftChars="0" w:left="760"/>
      </w:pPr>
      <w:r>
        <w:rPr>
          <w:noProof/>
        </w:rPr>
        <w:drawing>
          <wp:inline distT="0" distB="0" distL="0" distR="0" wp14:anchorId="1EB286F1" wp14:editId="0DB8E945">
            <wp:extent cx="4086225" cy="15912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A5BF" w14:textId="519D3CCA" w:rsidR="006165C6" w:rsidRDefault="006165C6" w:rsidP="00EE0A1B">
      <w:pPr>
        <w:pStyle w:val="a3"/>
        <w:numPr>
          <w:ilvl w:val="0"/>
          <w:numId w:val="15"/>
        </w:numPr>
        <w:ind w:leftChars="0"/>
      </w:pPr>
      <w:r>
        <w:t>&lt;</w:t>
      </w:r>
      <w:r w:rsidRPr="006165C6">
        <w:rPr>
          <w:rFonts w:hint="eastAsia"/>
        </w:rPr>
        <w:t xml:space="preserve"> </w:t>
      </w:r>
      <w:r>
        <w:rPr>
          <w:rFonts w:hint="eastAsia"/>
        </w:rPr>
        <w:t>실습 코드 폴더</w:t>
      </w:r>
      <w:r w:rsidRPr="006165C6">
        <w:t xml:space="preserve"> </w:t>
      </w:r>
      <w:r>
        <w:t>&gt;</w:t>
      </w:r>
      <w:r w:rsidRPr="006165C6">
        <w:t>\Session 1 Demos\Session 1 Demos\Begin\Assets-Windows</w:t>
      </w:r>
      <w:r>
        <w:t xml:space="preserve"> </w:t>
      </w:r>
      <w:r>
        <w:rPr>
          <w:rFonts w:hint="eastAsia"/>
        </w:rPr>
        <w:t xml:space="preserve">폴더의 로고 이미지들을 복사해서 </w:t>
      </w:r>
      <w:ins w:id="203" w:author="황리건" w:date="2014-05-12T14:08:00Z">
        <w:r w:rsidR="000C67FF">
          <w:t>Solution Explorer</w:t>
        </w:r>
        <w:r w:rsidR="000C67FF">
          <w:rPr>
            <w:rFonts w:hint="eastAsia"/>
          </w:rPr>
          <w:t xml:space="preserve">의 </w:t>
        </w:r>
      </w:ins>
      <w:del w:id="204" w:author="황리건" w:date="2014-05-12T14:08:00Z">
        <w:r w:rsidDel="000C67FF">
          <w:rPr>
            <w:rFonts w:hint="eastAsia"/>
          </w:rPr>
          <w:delText xml:space="preserve">Windows </w:delText>
        </w:r>
        <w:r w:rsidR="009F266B" w:rsidDel="000C67FF">
          <w:delText>8.1</w:delText>
        </w:r>
      </w:del>
      <w:ins w:id="205" w:author="황리건" w:date="2014-05-12T14:08:00Z">
        <w:r w:rsidR="000C67FF">
          <w:t>FlickrSearch.Windows</w:t>
        </w:r>
      </w:ins>
      <w:r w:rsidR="009F266B">
        <w:t xml:space="preserve"> </w:t>
      </w:r>
      <w:del w:id="206" w:author="황리건" w:date="2014-05-12T14:08:00Z">
        <w:r w:rsidDel="000C67FF">
          <w:rPr>
            <w:rFonts w:hint="eastAsia"/>
          </w:rPr>
          <w:delText>프로젝트의</w:delText>
        </w:r>
      </w:del>
      <w:ins w:id="207" w:author="황리건" w:date="2014-05-12T14:08:00Z">
        <w:r w:rsidR="000C67FF">
          <w:rPr>
            <w:rFonts w:hint="eastAsia"/>
          </w:rPr>
          <w:t>&gt;</w:t>
        </w:r>
      </w:ins>
      <w:r>
        <w:rPr>
          <w:rFonts w:hint="eastAsia"/>
        </w:rPr>
        <w:t xml:space="preserve"> </w:t>
      </w:r>
      <w:r>
        <w:t xml:space="preserve">Assets </w:t>
      </w:r>
      <w:r>
        <w:rPr>
          <w:rFonts w:hint="eastAsia"/>
        </w:rPr>
        <w:t>폴더에 붙여 넣습니다.</w:t>
      </w:r>
      <w:r>
        <w:t xml:space="preserve"> </w:t>
      </w:r>
      <w:ins w:id="208" w:author="황리건" w:date="2014-05-12T14:08:00Z">
        <w:r w:rsidR="000C67FF">
          <w:rPr>
            <w:rFonts w:hint="eastAsia"/>
          </w:rPr>
          <w:t>겹치는 파일은 덮어쓰기를 합니다.</w:t>
        </w:r>
      </w:ins>
    </w:p>
    <w:p w14:paraId="0DAA1A0B" w14:textId="02923A82" w:rsidR="006165C6" w:rsidRDefault="006165C6" w:rsidP="00EE0A1B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마찬가지로 </w:t>
      </w:r>
      <w:r>
        <w:t>&lt;</w:t>
      </w:r>
      <w:r w:rsidRPr="006165C6">
        <w:rPr>
          <w:rFonts w:hint="eastAsia"/>
        </w:rPr>
        <w:t xml:space="preserve"> </w:t>
      </w:r>
      <w:r>
        <w:rPr>
          <w:rFonts w:hint="eastAsia"/>
        </w:rPr>
        <w:t>실습 코드 폴더</w:t>
      </w:r>
      <w:r w:rsidRPr="006165C6">
        <w:t xml:space="preserve"> </w:t>
      </w:r>
      <w:r>
        <w:t>&gt;</w:t>
      </w:r>
      <w:r w:rsidRPr="006165C6">
        <w:t>\Session 1 Demos\Sess</w:t>
      </w:r>
      <w:r>
        <w:t>ion 1 Demos\Begin\Assets-</w:t>
      </w:r>
      <w:r>
        <w:rPr>
          <w:rFonts w:hint="eastAsia"/>
        </w:rPr>
        <w:t>Phone</w:t>
      </w:r>
      <w:r>
        <w:t xml:space="preserve"> </w:t>
      </w:r>
      <w:r>
        <w:rPr>
          <w:rFonts w:hint="eastAsia"/>
        </w:rPr>
        <w:t xml:space="preserve">폴더의 로고 이미지들을 복사해서 </w:t>
      </w:r>
      <w:ins w:id="209" w:author="황리건" w:date="2014-05-12T14:08:00Z">
        <w:r w:rsidR="000C67FF">
          <w:t>Solution Explorer</w:t>
        </w:r>
        <w:r w:rsidR="000C67FF">
          <w:rPr>
            <w:rFonts w:hint="eastAsia"/>
          </w:rPr>
          <w:t xml:space="preserve">의 </w:t>
        </w:r>
        <w:r w:rsidR="000C67FF">
          <w:t xml:space="preserve">FlickrSearch.WindowsPhone </w:t>
        </w:r>
        <w:r w:rsidR="000C67FF">
          <w:rPr>
            <w:rFonts w:hint="eastAsia"/>
          </w:rPr>
          <w:t>&gt;</w:t>
        </w:r>
      </w:ins>
      <w:del w:id="210" w:author="황리건" w:date="2014-05-12T14:08:00Z">
        <w:r w:rsidDel="000C67FF">
          <w:delText xml:space="preserve">Windows Phone </w:delText>
        </w:r>
        <w:r w:rsidR="009F266B" w:rsidDel="000C67FF">
          <w:delText xml:space="preserve">8.1 </w:delText>
        </w:r>
        <w:r w:rsidDel="000C67FF">
          <w:rPr>
            <w:rFonts w:hint="eastAsia"/>
          </w:rPr>
          <w:delText>프로젝트의</w:delText>
        </w:r>
      </w:del>
      <w:r>
        <w:rPr>
          <w:rFonts w:hint="eastAsia"/>
        </w:rPr>
        <w:t xml:space="preserve"> </w:t>
      </w:r>
      <w:r>
        <w:t xml:space="preserve">Assets </w:t>
      </w:r>
      <w:r>
        <w:rPr>
          <w:rFonts w:hint="eastAsia"/>
        </w:rPr>
        <w:t>폴더에 붙여 넣습니다.</w:t>
      </w:r>
      <w:r>
        <w:t xml:space="preserve"> </w:t>
      </w:r>
    </w:p>
    <w:p w14:paraId="17EE9C18" w14:textId="4CABCBE7" w:rsidR="006165C6" w:rsidRDefault="00FC4E7B" w:rsidP="00EE0A1B">
      <w:pPr>
        <w:pStyle w:val="a3"/>
        <w:numPr>
          <w:ilvl w:val="0"/>
          <w:numId w:val="15"/>
        </w:numPr>
        <w:ind w:leftChars="0"/>
        <w:rPr>
          <w:ins w:id="211" w:author="황리건" w:date="2014-05-12T14:10:00Z"/>
        </w:rPr>
      </w:pPr>
      <w:ins w:id="212" w:author="황리건" w:date="2014-05-12T14:09:00Z">
        <w:r>
          <w:t>Flickr.Search.Windows</w:t>
        </w:r>
        <w:r>
          <w:rPr>
            <w:rFonts w:hint="eastAsia"/>
          </w:rPr>
          <w:t xml:space="preserve">프로젝트의 </w:t>
        </w:r>
      </w:ins>
      <w:r w:rsidR="009F266B">
        <w:t xml:space="preserve">Package.appxmanifest </w:t>
      </w:r>
      <w:r w:rsidR="009F266B">
        <w:rPr>
          <w:rFonts w:hint="eastAsia"/>
        </w:rPr>
        <w:t>파일을 더블클릭하여 엽니다.</w:t>
      </w:r>
      <w:r w:rsidR="009F266B">
        <w:t xml:space="preserve"> </w:t>
      </w:r>
      <w:r w:rsidR="009F266B">
        <w:rPr>
          <w:rFonts w:hint="eastAsia"/>
        </w:rPr>
        <w:t xml:space="preserve">두 번째의 </w:t>
      </w:r>
      <w:r w:rsidR="009F266B">
        <w:t xml:space="preserve">Visual Assets </w:t>
      </w:r>
      <w:r w:rsidR="009F266B">
        <w:rPr>
          <w:rFonts w:hint="eastAsia"/>
        </w:rPr>
        <w:t>탭을 선택한 후 앞서 복사해 넣은 이미지들을 확인 합니다.</w:t>
      </w:r>
      <w:r w:rsidR="009F266B">
        <w:t xml:space="preserve"> </w:t>
      </w:r>
    </w:p>
    <w:p w14:paraId="00E42D55" w14:textId="1830F2FA" w:rsidR="00FC4E7B" w:rsidDel="00FC4E7B" w:rsidRDefault="00FC4E7B">
      <w:pPr>
        <w:pStyle w:val="a3"/>
        <w:ind w:leftChars="0" w:left="760"/>
        <w:rPr>
          <w:del w:id="213" w:author="황리건" w:date="2014-05-12T14:10:00Z"/>
        </w:rPr>
        <w:pPrChange w:id="214" w:author="황리건" w:date="2014-05-12T14:10:00Z">
          <w:pPr>
            <w:pStyle w:val="a3"/>
            <w:numPr>
              <w:numId w:val="15"/>
            </w:numPr>
            <w:ind w:leftChars="0" w:left="760" w:hanging="360"/>
          </w:pPr>
        </w:pPrChange>
      </w:pPr>
      <w:ins w:id="215" w:author="황리건" w:date="2014-05-12T14:10:00Z">
        <w:r>
          <w:rPr>
            <w:noProof/>
          </w:rPr>
          <w:lastRenderedPageBreak/>
          <w:drawing>
            <wp:inline distT="0" distB="0" distL="0" distR="0" wp14:anchorId="28E62947" wp14:editId="43B13B15">
              <wp:extent cx="4788598" cy="3063833"/>
              <wp:effectExtent l="0" t="0" r="0" b="3810"/>
              <wp:docPr id="44" name="Picture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9367" cy="307072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C38DEC" w14:textId="083A73C0" w:rsidR="009F266B" w:rsidDel="00FC4E7B" w:rsidRDefault="009F266B">
      <w:pPr>
        <w:rPr>
          <w:del w:id="216" w:author="황리건" w:date="2014-05-12T14:10:00Z"/>
        </w:rPr>
        <w:pPrChange w:id="217" w:author="황리건" w:date="2014-05-12T14:10:00Z">
          <w:pPr>
            <w:pStyle w:val="a3"/>
            <w:ind w:leftChars="0" w:left="760"/>
          </w:pPr>
        </w:pPrChange>
      </w:pPr>
      <w:del w:id="218" w:author="황리건" w:date="2014-05-12T14:09:00Z">
        <w:r w:rsidDel="00FC4E7B">
          <w:rPr>
            <w:noProof/>
          </w:rPr>
          <w:drawing>
            <wp:inline distT="0" distB="0" distL="0" distR="0" wp14:anchorId="6EE69E4B" wp14:editId="5F055E1E">
              <wp:extent cx="2228850" cy="2266950"/>
              <wp:effectExtent l="0" t="0" r="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850" cy="2266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99B7B7E" w14:textId="77777777" w:rsidR="00AA0C85" w:rsidRDefault="00AA0C85">
      <w:pPr>
        <w:pStyle w:val="a3"/>
        <w:ind w:leftChars="0" w:left="760"/>
      </w:pPr>
    </w:p>
    <w:p w14:paraId="5E7F5485" w14:textId="724FEBF5" w:rsidR="009F266B" w:rsidRDefault="009F266B" w:rsidP="00EE0A1B">
      <w:pPr>
        <w:pStyle w:val="a3"/>
        <w:numPr>
          <w:ilvl w:val="0"/>
          <w:numId w:val="15"/>
        </w:numPr>
        <w:ind w:leftChars="0"/>
      </w:pPr>
      <w:r>
        <w:t>Splash Screen</w:t>
      </w:r>
      <w:r>
        <w:rPr>
          <w:rFonts w:hint="eastAsia"/>
        </w:rPr>
        <w:t xml:space="preserve">의 </w:t>
      </w:r>
      <w:r>
        <w:t>Background color</w:t>
      </w:r>
      <w:r>
        <w:rPr>
          <w:rFonts w:hint="eastAsia"/>
        </w:rPr>
        <w:t xml:space="preserve">를 </w:t>
      </w:r>
      <w:r>
        <w:t>#</w:t>
      </w:r>
      <w:r>
        <w:rPr>
          <w:rFonts w:hint="eastAsia"/>
        </w:rPr>
        <w:t>FFFFFF</w:t>
      </w:r>
      <w:r w:rsidR="00AA0C85">
        <w:t xml:space="preserve"> </w:t>
      </w:r>
      <w:r w:rsidR="00AA0C85">
        <w:rPr>
          <w:rFonts w:hint="eastAsia"/>
        </w:rPr>
        <w:t>로</w:t>
      </w:r>
      <w:r>
        <w:t xml:space="preserve"> </w:t>
      </w:r>
      <w:r>
        <w:rPr>
          <w:rFonts w:hint="eastAsia"/>
        </w:rPr>
        <w:t>변경합니다.</w:t>
      </w:r>
      <w:r>
        <w:t xml:space="preserve"> </w:t>
      </w:r>
      <w:ins w:id="219" w:author="황리건" w:date="2014-05-12T14:11:00Z">
        <w:r w:rsidR="00FC4E7B">
          <w:rPr>
            <w:rFonts w:hint="eastAsia"/>
          </w:rPr>
          <w:t>앱</w:t>
        </w:r>
      </w:ins>
      <w:ins w:id="220" w:author="황리건" w:date="2014-05-12T14:12:00Z">
        <w:r w:rsidR="00FC4E7B">
          <w:rPr>
            <w:rFonts w:hint="eastAsia"/>
          </w:rPr>
          <w:t xml:space="preserve"> 시작 </w:t>
        </w:r>
      </w:ins>
      <w:ins w:id="221" w:author="황리건" w:date="2014-05-12T14:11:00Z">
        <w:r w:rsidR="00FC4E7B">
          <w:rPr>
            <w:rFonts w:hint="eastAsia"/>
          </w:rPr>
          <w:t>화면의 배경색을 하얀색으로 표시합니다.</w:t>
        </w:r>
      </w:ins>
    </w:p>
    <w:p w14:paraId="3A581027" w14:textId="5310914F" w:rsidR="00AA0C85" w:rsidRDefault="00FC4E7B" w:rsidP="00AA0C85">
      <w:pPr>
        <w:pStyle w:val="a3"/>
        <w:ind w:leftChars="0" w:left="760"/>
      </w:pPr>
      <w:ins w:id="222" w:author="황리건" w:date="2014-05-12T14:11:00Z">
        <w:r>
          <w:rPr>
            <w:noProof/>
          </w:rPr>
          <w:drawing>
            <wp:inline distT="0" distB="0" distL="0" distR="0" wp14:anchorId="2C157B51" wp14:editId="10B37931">
              <wp:extent cx="4762005" cy="2482069"/>
              <wp:effectExtent l="0" t="0" r="635" b="0"/>
              <wp:docPr id="45" name="Picture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/>
                      <pic:cNvPicPr>
                        <a:picLocks noChangeAspect="1" noChangeArrowheads="1"/>
                      </pic:cNvPicPr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73904" cy="248827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223" w:author="황리건" w:date="2014-05-12T14:11:00Z">
        <w:r w:rsidR="00AA0C85" w:rsidDel="00FC4E7B">
          <w:rPr>
            <w:noProof/>
          </w:rPr>
          <w:drawing>
            <wp:inline distT="0" distB="0" distL="0" distR="0" wp14:anchorId="1544111B" wp14:editId="57AB3786">
              <wp:extent cx="4436103" cy="2854519"/>
              <wp:effectExtent l="0" t="0" r="3175" b="3175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50034" cy="286348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D54B9F4" w14:textId="323F3170" w:rsidR="009F266B" w:rsidRDefault="00AA0C85" w:rsidP="00C311ED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 xml:space="preserve">Wide </w:t>
      </w:r>
      <w:r>
        <w:t>310</w:t>
      </w:r>
      <w:r>
        <w:rPr>
          <w:rFonts w:hint="eastAsia"/>
        </w:rPr>
        <w:t xml:space="preserve">x150탭의 </w:t>
      </w:r>
      <w:r w:rsidR="00C311ED">
        <w:rPr>
          <w:rFonts w:hint="eastAsia"/>
        </w:rPr>
        <w:t>경로값을 아래와 같이 추가</w:t>
      </w:r>
      <w:ins w:id="224" w:author="황리건" w:date="2014-05-12T14:12:00Z">
        <w:r w:rsidR="00FC4E7B">
          <w:rPr>
            <w:rFonts w:hint="eastAsia"/>
          </w:rPr>
          <w:t>하여</w:t>
        </w:r>
      </w:ins>
      <w:del w:id="225" w:author="황리건" w:date="2014-05-12T14:12:00Z">
        <w:r w:rsidR="00C311ED" w:rsidDel="00FC4E7B">
          <w:rPr>
            <w:rFonts w:hint="eastAsia"/>
          </w:rPr>
          <w:delText xml:space="preserve">해 줍니다 </w:delText>
        </w:r>
      </w:del>
      <w:r w:rsidR="00C311ED">
        <w:t>(Assets\WideLogo.png)</w:t>
      </w:r>
      <w:ins w:id="226" w:author="황리건" w:date="2014-05-12T14:12:00Z">
        <w:r w:rsidR="00FC4E7B">
          <w:t>,</w:t>
        </w:r>
      </w:ins>
      <w:r w:rsidR="00C311ED">
        <w:rPr>
          <w:noProof/>
        </w:rPr>
        <w:t xml:space="preserve"> </w:t>
      </w:r>
      <w:ins w:id="227" w:author="황리건" w:date="2014-05-12T14:12:00Z">
        <w:r w:rsidR="00FC4E7B">
          <w:rPr>
            <w:noProof/>
          </w:rPr>
          <w:t xml:space="preserve">Wide </w:t>
        </w:r>
        <w:r w:rsidR="00FC4E7B">
          <w:rPr>
            <w:rFonts w:hint="eastAsia"/>
            <w:noProof/>
          </w:rPr>
          <w:t xml:space="preserve">타일의 이미지를 </w:t>
        </w:r>
      </w:ins>
      <w:ins w:id="228" w:author="황리건" w:date="2014-05-12T14:13:00Z">
        <w:r w:rsidR="00D520E9">
          <w:rPr>
            <w:rFonts w:hint="eastAsia"/>
            <w:noProof/>
          </w:rPr>
          <w:t>설정</w:t>
        </w:r>
      </w:ins>
      <w:ins w:id="229" w:author="황리건" w:date="2014-05-12T14:12:00Z">
        <w:r w:rsidR="00FC4E7B">
          <w:rPr>
            <w:rFonts w:hint="eastAsia"/>
            <w:noProof/>
          </w:rPr>
          <w:t>합니다.</w:t>
        </w:r>
      </w:ins>
      <w:r>
        <w:rPr>
          <w:noProof/>
        </w:rPr>
        <w:drawing>
          <wp:inline distT="0" distB="0" distL="0" distR="0" wp14:anchorId="5FCF3E5E" wp14:editId="4989FFDF">
            <wp:extent cx="4301655" cy="198545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5072" cy="19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CF74" w14:textId="12A07804" w:rsidR="009F266B" w:rsidRDefault="009F266B" w:rsidP="00EE0A1B">
      <w:pPr>
        <w:pStyle w:val="a3"/>
        <w:numPr>
          <w:ilvl w:val="0"/>
          <w:numId w:val="15"/>
        </w:numPr>
        <w:ind w:leftChars="0"/>
      </w:pPr>
      <w:del w:id="230" w:author="황리건" w:date="2014-05-12T14:13:00Z">
        <w:r w:rsidDel="001D3638">
          <w:rPr>
            <w:rFonts w:hint="eastAsia"/>
          </w:rPr>
          <w:delText>솔루션 탐색기</w:delText>
        </w:r>
      </w:del>
      <w:ins w:id="231" w:author="황리건" w:date="2014-05-12T14:13:00Z">
        <w:r w:rsidR="001D3638">
          <w:rPr>
            <w:rFonts w:hint="eastAsia"/>
          </w:rPr>
          <w:t>Solution Explorer</w:t>
        </w:r>
      </w:ins>
      <w:r>
        <w:rPr>
          <w:rFonts w:hint="eastAsia"/>
        </w:rPr>
        <w:t xml:space="preserve">에서 </w:t>
      </w:r>
      <w:del w:id="232" w:author="황리건" w:date="2014-05-12T14:13:00Z">
        <w:r w:rsidDel="001D3638">
          <w:rPr>
            <w:rFonts w:hint="eastAsia"/>
          </w:rPr>
          <w:delText>Windows 8.1 프로젝트</w:delText>
        </w:r>
      </w:del>
      <w:ins w:id="233" w:author="황리건" w:date="2014-05-12T14:13:00Z">
        <w:r w:rsidR="001D3638">
          <w:rPr>
            <w:rFonts w:hint="eastAsia"/>
          </w:rPr>
          <w:t>FlickrSearch.Windows</w:t>
        </w:r>
      </w:ins>
      <w:ins w:id="234" w:author="황리건" w:date="2014-05-12T14:14:00Z">
        <w:r w:rsidR="001D3638">
          <w:t xml:space="preserve"> </w:t>
        </w:r>
        <w:r w:rsidR="001D3638">
          <w:rPr>
            <w:rFonts w:hint="eastAsia"/>
          </w:rPr>
          <w:t>프로젝트</w:t>
        </w:r>
      </w:ins>
      <w:r>
        <w:rPr>
          <w:rFonts w:hint="eastAsia"/>
        </w:rPr>
        <w:t xml:space="preserve">를 우클릭 하여 </w:t>
      </w:r>
      <w:ins w:id="235" w:author="황리건" w:date="2014-05-12T14:14:00Z">
        <w:r w:rsidR="0024479C">
          <w:t>Set as Startup Project</w:t>
        </w:r>
      </w:ins>
      <w:del w:id="236" w:author="황리건" w:date="2014-05-12T14:14:00Z">
        <w:r w:rsidDel="0024479C">
          <w:rPr>
            <w:rFonts w:hint="eastAsia"/>
          </w:rPr>
          <w:delText>시작프로젝트로 설정합니다.</w:delText>
        </w:r>
      </w:del>
      <w:ins w:id="237" w:author="황리건" w:date="2014-05-12T14:14:00Z">
        <w:r w:rsidR="0024479C">
          <w:rPr>
            <w:rFonts w:hint="eastAsia"/>
          </w:rPr>
          <w:t>를 클릭합니다.</w:t>
        </w:r>
        <w:r w:rsidR="0024479C">
          <w:t xml:space="preserve"> </w:t>
        </w:r>
      </w:ins>
      <w:ins w:id="238" w:author="황리건" w:date="2014-05-12T14:15:00Z">
        <w:r w:rsidR="0024479C">
          <w:rPr>
            <w:rFonts w:hint="eastAsia"/>
          </w:rPr>
          <w:t>프로젝트 실행시</w:t>
        </w:r>
      </w:ins>
      <w:ins w:id="239" w:author="황리건" w:date="2014-05-12T14:14:00Z">
        <w:r w:rsidR="0024479C">
          <w:t xml:space="preserve">Windows </w:t>
        </w:r>
        <w:r w:rsidR="0024479C">
          <w:rPr>
            <w:rFonts w:hint="eastAsia"/>
          </w:rPr>
          <w:t>앱</w:t>
        </w:r>
      </w:ins>
      <w:ins w:id="240" w:author="황리건" w:date="2014-05-12T14:16:00Z">
        <w:r w:rsidR="0024479C">
          <w:rPr>
            <w:rFonts w:hint="eastAsia"/>
          </w:rPr>
          <w:t>이 실행됩니다.</w:t>
        </w:r>
      </w:ins>
      <w:del w:id="241" w:author="황리건" w:date="2014-05-12T14:13:00Z">
        <w:r w:rsidDel="001D3638">
          <w:delText xml:space="preserve"> </w:delText>
        </w:r>
      </w:del>
    </w:p>
    <w:p w14:paraId="2CCED478" w14:textId="7104625D" w:rsidR="009F266B" w:rsidRDefault="0024479C" w:rsidP="00EE0A1B">
      <w:pPr>
        <w:pStyle w:val="a3"/>
        <w:numPr>
          <w:ilvl w:val="0"/>
          <w:numId w:val="15"/>
        </w:numPr>
        <w:ind w:leftChars="0"/>
      </w:pPr>
      <w:ins w:id="242" w:author="황리건" w:date="2014-05-12T14:16:00Z">
        <w:r>
          <w:rPr>
            <w:rFonts w:hint="eastAsia"/>
          </w:rPr>
          <w:t>D</w:t>
        </w:r>
        <w:r>
          <w:t>EBUG &gt; Start Debugging</w:t>
        </w:r>
        <w:r>
          <w:rPr>
            <w:rFonts w:hint="eastAsia"/>
          </w:rPr>
          <w:t>메뉴를</w:t>
        </w:r>
      </w:ins>
      <w:ins w:id="243" w:author="황리건" w:date="2014-05-12T14:17:00Z">
        <w:r>
          <w:rPr>
            <w:rFonts w:hint="eastAsia"/>
          </w:rPr>
          <w:t xml:space="preserve"> 클릭</w:t>
        </w:r>
      </w:ins>
      <w:ins w:id="244" w:author="황리건" w:date="2014-05-12T14:16:00Z">
        <w:r>
          <w:rPr>
            <w:rFonts w:hint="eastAsia"/>
          </w:rPr>
          <w:t>하거나,</w:t>
        </w:r>
      </w:ins>
      <w:ins w:id="245" w:author="황리건" w:date="2014-05-12T14:17:00Z">
        <w:r>
          <w:t xml:space="preserve"> </w:t>
        </w:r>
        <w:r>
          <w:rPr>
            <w:rFonts w:hint="eastAsia"/>
          </w:rPr>
          <w:t>단축키</w:t>
        </w:r>
      </w:ins>
      <w:ins w:id="246" w:author="황리건" w:date="2014-05-12T14:16:00Z">
        <w:r>
          <w:rPr>
            <w:rFonts w:hint="eastAsia"/>
          </w:rPr>
          <w:t xml:space="preserve"> </w:t>
        </w:r>
        <w:r>
          <w:t>F5</w:t>
        </w:r>
        <w:r>
          <w:rPr>
            <w:rFonts w:hint="eastAsia"/>
          </w:rPr>
          <w:t xml:space="preserve">를 눌러서 앱을 </w:t>
        </w:r>
      </w:ins>
      <w:r w:rsidR="009F266B">
        <w:rPr>
          <w:rFonts w:hint="eastAsia"/>
        </w:rPr>
        <w:t>실행하</w:t>
      </w:r>
      <w:ins w:id="247" w:author="황리건" w:date="2014-05-12T14:16:00Z">
        <w:r>
          <w:rPr>
            <w:rFonts w:hint="eastAsia"/>
          </w:rPr>
          <w:t>고</w:t>
        </w:r>
      </w:ins>
      <w:del w:id="248" w:author="황리건" w:date="2014-05-12T14:16:00Z">
        <w:r w:rsidR="009F266B" w:rsidDel="0024479C">
          <w:rPr>
            <w:rFonts w:hint="eastAsia"/>
          </w:rPr>
          <w:delText>여</w:delText>
        </w:r>
      </w:del>
      <w:r w:rsidR="009F266B">
        <w:rPr>
          <w:rFonts w:hint="eastAsia"/>
        </w:rPr>
        <w:t xml:space="preserve"> 결과를 확인합니다.</w:t>
      </w:r>
      <w:r w:rsidR="009F266B">
        <w:t xml:space="preserve"> </w:t>
      </w:r>
    </w:p>
    <w:p w14:paraId="0B7D939E" w14:textId="67AB1506" w:rsidR="00C311ED" w:rsidRDefault="00C311ED" w:rsidP="00C311ED">
      <w:pPr>
        <w:pStyle w:val="a3"/>
        <w:numPr>
          <w:ilvl w:val="0"/>
          <w:numId w:val="15"/>
        </w:numPr>
        <w:ind w:leftChars="0"/>
      </w:pPr>
      <w:del w:id="249" w:author="황리건" w:date="2014-05-12T14:17:00Z">
        <w:r w:rsidDel="0024479C">
          <w:delText>Windows Phone 8.1</w:delText>
        </w:r>
      </w:del>
      <w:ins w:id="250" w:author="황리건" w:date="2014-05-12T14:17:00Z">
        <w:r w:rsidR="0024479C">
          <w:t>FlickrSearch.WindowsPhone</w:t>
        </w:r>
      </w:ins>
      <w:r>
        <w:rPr>
          <w:rFonts w:hint="eastAsia"/>
        </w:rPr>
        <w:t xml:space="preserve"> 프로젝트의 </w:t>
      </w:r>
      <w:r>
        <w:t xml:space="preserve">Package.appxmanifest </w:t>
      </w:r>
      <w:r>
        <w:rPr>
          <w:rFonts w:hint="eastAsia"/>
        </w:rPr>
        <w:t>파일</w:t>
      </w:r>
      <w:r w:rsidR="004C3A75">
        <w:rPr>
          <w:rFonts w:hint="eastAsia"/>
        </w:rPr>
        <w:t>을 열고</w:t>
      </w:r>
      <w:r>
        <w:rPr>
          <w:rFonts w:hint="eastAsia"/>
        </w:rPr>
        <w:t xml:space="preserve"> </w:t>
      </w:r>
      <w:r w:rsidR="00467C35">
        <w:t>1</w:t>
      </w:r>
      <w:ins w:id="251" w:author="황리건" w:date="2014-05-12T14:17:00Z">
        <w:r w:rsidR="00D0665B">
          <w:t>7</w:t>
        </w:r>
      </w:ins>
      <w:del w:id="252" w:author="황리건" w:date="2014-05-12T14:17:00Z">
        <w:r w:rsidR="00467C35" w:rsidDel="00D0665B">
          <w:delText>8</w:delText>
        </w:r>
      </w:del>
      <w:r w:rsidR="00467C35">
        <w:t>~</w:t>
      </w:r>
      <w:ins w:id="253" w:author="황리건" w:date="2014-05-12T14:17:00Z">
        <w:r w:rsidR="00D0665B">
          <w:t>19</w:t>
        </w:r>
      </w:ins>
      <w:del w:id="254" w:author="황리건" w:date="2014-05-12T14:17:00Z">
        <w:r w:rsidR="00467C35" w:rsidDel="00D0665B">
          <w:delText>20</w:delText>
        </w:r>
      </w:del>
      <w:r w:rsidR="00467C35">
        <w:rPr>
          <w:rFonts w:hint="eastAsia"/>
        </w:rPr>
        <w:t xml:space="preserve">의 과정을 </w:t>
      </w:r>
      <w:r>
        <w:rPr>
          <w:rFonts w:hint="eastAsia"/>
        </w:rPr>
        <w:t>똑같이 수행해 줍니다.</w:t>
      </w:r>
      <w:r>
        <w:t xml:space="preserve"> </w:t>
      </w:r>
    </w:p>
    <w:p w14:paraId="2C66C4C5" w14:textId="2F4728D6" w:rsidR="00C311ED" w:rsidRDefault="00C311ED" w:rsidP="00C311ED">
      <w:pPr>
        <w:pStyle w:val="a3"/>
        <w:numPr>
          <w:ilvl w:val="0"/>
          <w:numId w:val="15"/>
        </w:numPr>
        <w:ind w:leftChars="0"/>
      </w:pPr>
      <w:del w:id="255" w:author="황리건" w:date="2014-05-12T14:13:00Z">
        <w:r w:rsidDel="001D3638">
          <w:rPr>
            <w:rFonts w:hint="eastAsia"/>
          </w:rPr>
          <w:delText>솔루션 탐색기</w:delText>
        </w:r>
      </w:del>
      <w:ins w:id="256" w:author="황리건" w:date="2014-05-12T14:13:00Z">
        <w:r w:rsidR="001D3638">
          <w:rPr>
            <w:rFonts w:hint="eastAsia"/>
          </w:rPr>
          <w:t>Solution Explorer</w:t>
        </w:r>
      </w:ins>
      <w:r>
        <w:rPr>
          <w:rFonts w:hint="eastAsia"/>
        </w:rPr>
        <w:t xml:space="preserve">에서 </w:t>
      </w:r>
      <w:del w:id="257" w:author="황리건" w:date="2014-05-12T14:18:00Z">
        <w:r w:rsidDel="00544892">
          <w:rPr>
            <w:rFonts w:hint="eastAsia"/>
          </w:rPr>
          <w:delText xml:space="preserve">Windows </w:delText>
        </w:r>
        <w:r w:rsidR="004C3A75" w:rsidDel="00544892">
          <w:rPr>
            <w:rFonts w:hint="eastAsia"/>
          </w:rPr>
          <w:delText xml:space="preserve">Phone </w:delText>
        </w:r>
        <w:r w:rsidDel="00544892">
          <w:rPr>
            <w:rFonts w:hint="eastAsia"/>
          </w:rPr>
          <w:delText>8.1</w:delText>
        </w:r>
      </w:del>
      <w:ins w:id="258" w:author="황리건" w:date="2014-05-12T14:18:00Z">
        <w:r w:rsidR="00544892">
          <w:t>FlickrSearch.WindowsPhone</w:t>
        </w:r>
      </w:ins>
      <w:r>
        <w:rPr>
          <w:rFonts w:hint="eastAsia"/>
        </w:rPr>
        <w:t xml:space="preserve"> 프로젝트를 우클릭 하여 </w:t>
      </w:r>
      <w:del w:id="259" w:author="황리건" w:date="2014-05-12T14:18:00Z">
        <w:r w:rsidDel="00544892">
          <w:rPr>
            <w:rFonts w:hint="eastAsia"/>
          </w:rPr>
          <w:delText>시작프로젝트</w:delText>
        </w:r>
      </w:del>
      <w:ins w:id="260" w:author="황리건" w:date="2014-05-12T14:18:00Z">
        <w:r w:rsidR="00544892">
          <w:rPr>
            <w:rFonts w:hint="eastAsia"/>
          </w:rPr>
          <w:t>Set as Startup P</w:t>
        </w:r>
        <w:r w:rsidR="00544892">
          <w:t>roject</w:t>
        </w:r>
      </w:ins>
      <w:del w:id="261" w:author="황리건" w:date="2014-05-12T14:18:00Z">
        <w:r w:rsidDel="00544892">
          <w:rPr>
            <w:rFonts w:hint="eastAsia"/>
          </w:rPr>
          <w:delText>로</w:delText>
        </w:r>
      </w:del>
      <w:ins w:id="262" w:author="황리건" w:date="2014-05-12T14:18:00Z">
        <w:r w:rsidR="00544892">
          <w:rPr>
            <w:rFonts w:hint="eastAsia"/>
          </w:rPr>
          <w:t>를 클릭</w:t>
        </w:r>
      </w:ins>
      <w:del w:id="263" w:author="황리건" w:date="2014-05-12T14:18:00Z">
        <w:r w:rsidDel="00544892">
          <w:rPr>
            <w:rFonts w:hint="eastAsia"/>
          </w:rPr>
          <w:delText xml:space="preserve"> 설정</w:delText>
        </w:r>
      </w:del>
      <w:r>
        <w:rPr>
          <w:rFonts w:hint="eastAsia"/>
        </w:rPr>
        <w:t>합니다.</w:t>
      </w:r>
      <w:r>
        <w:t xml:space="preserve"> </w:t>
      </w:r>
    </w:p>
    <w:p w14:paraId="46199EE5" w14:textId="5590725D" w:rsidR="00C311ED" w:rsidRPr="00C311ED" w:rsidRDefault="005726CB" w:rsidP="00C311ED">
      <w:pPr>
        <w:pStyle w:val="a3"/>
        <w:numPr>
          <w:ilvl w:val="0"/>
          <w:numId w:val="15"/>
        </w:numPr>
        <w:ind w:leftChars="0"/>
      </w:pPr>
      <w:ins w:id="264" w:author="황리건" w:date="2014-05-12T14:18:00Z">
        <w:r>
          <w:rPr>
            <w:rFonts w:hint="eastAsia"/>
          </w:rPr>
          <w:t>F</w:t>
        </w:r>
        <w:r>
          <w:t>5</w:t>
        </w:r>
        <w:r>
          <w:rPr>
            <w:rFonts w:hint="eastAsia"/>
          </w:rPr>
          <w:t xml:space="preserve">를 눌러 </w:t>
        </w:r>
      </w:ins>
      <w:r w:rsidR="00C311ED">
        <w:rPr>
          <w:rFonts w:hint="eastAsia"/>
        </w:rPr>
        <w:t>실행하</w:t>
      </w:r>
      <w:del w:id="265" w:author="황리건" w:date="2014-05-12T14:18:00Z">
        <w:r w:rsidR="00C311ED" w:rsidDel="005726CB">
          <w:rPr>
            <w:rFonts w:hint="eastAsia"/>
          </w:rPr>
          <w:delText>여</w:delText>
        </w:r>
      </w:del>
      <w:ins w:id="266" w:author="황리건" w:date="2014-05-12T14:18:00Z">
        <w:r>
          <w:rPr>
            <w:rFonts w:hint="eastAsia"/>
          </w:rPr>
          <w:t>고</w:t>
        </w:r>
      </w:ins>
      <w:r w:rsidR="00C311ED">
        <w:rPr>
          <w:rFonts w:hint="eastAsia"/>
        </w:rPr>
        <w:t xml:space="preserve"> 결과를 확인합니다.</w:t>
      </w:r>
      <w:r w:rsidR="00C311ED">
        <w:t xml:space="preserve"> </w:t>
      </w:r>
    </w:p>
    <w:p w14:paraId="309CB512" w14:textId="006D80AC" w:rsidR="00C96F68" w:rsidRDefault="00C96F68" w:rsidP="00C96F68">
      <w:pPr>
        <w:pStyle w:val="1"/>
      </w:pPr>
      <w:r>
        <w:t xml:space="preserve">Phone UI </w:t>
      </w:r>
      <w:r>
        <w:rPr>
          <w:rFonts w:hint="eastAsia"/>
        </w:rPr>
        <w:t>만들기</w:t>
      </w:r>
    </w:p>
    <w:p w14:paraId="26756341" w14:textId="1CACFD47" w:rsidR="00EE0A1B" w:rsidRDefault="00A15272" w:rsidP="00EE0A1B">
      <w:pPr>
        <w:pStyle w:val="a3"/>
        <w:numPr>
          <w:ilvl w:val="0"/>
          <w:numId w:val="16"/>
        </w:numPr>
        <w:ind w:leftChars="0"/>
      </w:pPr>
      <w:ins w:id="267" w:author="황리건" w:date="2014-05-12T14:18:00Z">
        <w:r>
          <w:t>FlickrSearch.WindowsPhone</w:t>
        </w:r>
        <w:r>
          <w:rPr>
            <w:rFonts w:hint="eastAsia"/>
          </w:rPr>
          <w:t xml:space="preserve"> 프로젝트</w:t>
        </w:r>
      </w:ins>
      <w:del w:id="268" w:author="황리건" w:date="2014-05-12T14:18:00Z">
        <w:r w:rsidR="00EE0A1B" w:rsidDel="00A15272">
          <w:rPr>
            <w:rFonts w:hint="eastAsia"/>
          </w:rPr>
          <w:delText xml:space="preserve">Windows </w:delText>
        </w:r>
        <w:r w:rsidR="00EE0A1B" w:rsidDel="00A15272">
          <w:delText xml:space="preserve">Phone </w:delText>
        </w:r>
        <w:r w:rsidR="00EE0A1B" w:rsidDel="00A15272">
          <w:rPr>
            <w:rFonts w:hint="eastAsia"/>
          </w:rPr>
          <w:delText xml:space="preserve">8.1 </w:delText>
        </w:r>
        <w:r w:rsidR="00EE0A1B" w:rsidDel="00A15272">
          <w:delText>Project</w:delText>
        </w:r>
      </w:del>
      <w:r w:rsidR="00EE0A1B">
        <w:rPr>
          <w:rFonts w:hint="eastAsia"/>
        </w:rPr>
        <w:t xml:space="preserve">의 </w:t>
      </w:r>
      <w:r w:rsidR="00EE0A1B">
        <w:t xml:space="preserve">MainPage.Xaml </w:t>
      </w:r>
      <w:r w:rsidR="00EE0A1B">
        <w:rPr>
          <w:rFonts w:hint="eastAsia"/>
        </w:rPr>
        <w:t>파일을 더블클릭하여 엽니다.</w:t>
      </w:r>
    </w:p>
    <w:p w14:paraId="73FD37E3" w14:textId="3E155AE7" w:rsidR="00EE0A1B" w:rsidRDefault="00EE0A1B" w:rsidP="00EE0A1B">
      <w:pPr>
        <w:pStyle w:val="a3"/>
        <w:numPr>
          <w:ilvl w:val="0"/>
          <w:numId w:val="16"/>
        </w:numPr>
        <w:ind w:leftChars="0"/>
      </w:pPr>
      <w:r>
        <w:t>&lt;</w:t>
      </w:r>
      <w:r>
        <w:rPr>
          <w:rFonts w:hint="eastAsia"/>
        </w:rPr>
        <w:t>Grid&gt;</w:t>
      </w:r>
      <w:r>
        <w:t xml:space="preserve">…&lt;/Grid&gt; </w:t>
      </w:r>
      <w:r>
        <w:rPr>
          <w:rFonts w:hint="eastAsia"/>
        </w:rPr>
        <w:t xml:space="preserve">코드부분을 아래의 코드로 대체합니다. </w:t>
      </w:r>
    </w:p>
    <w:p w14:paraId="72085974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ApplicationPageBackgroundThemeBrush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14:paraId="455CB6BE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Grid.RowDefinitions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0DB7DC1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BD23A2">
        <w:rPr>
          <w:rFonts w:ascii="Consolas" w:hAnsi="Consolas" w:cs="Consolas"/>
          <w:color w:val="0000FF"/>
          <w:sz w:val="19"/>
          <w:szCs w:val="19"/>
          <w:highlight w:val="yellow"/>
        </w:rPr>
        <w:t>="80"/&gt;</w:t>
      </w:r>
    </w:p>
    <w:p w14:paraId="4F7409B6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BD23A2">
        <w:rPr>
          <w:rFonts w:ascii="Consolas" w:hAnsi="Consolas" w:cs="Consolas"/>
          <w:color w:val="0000FF"/>
          <w:sz w:val="19"/>
          <w:szCs w:val="19"/>
          <w:highlight w:val="yellow"/>
        </w:rPr>
        <w:t>="20"/&gt;</w:t>
      </w:r>
    </w:p>
    <w:p w14:paraId="31A57897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RowDefinition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340FFACB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Grid.RowDefinitions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4151197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HorizontalAlignment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="Left"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="Bottom"</w:t>
      </w: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750B183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BD23A2">
        <w:rPr>
          <w:rFonts w:ascii="Consolas" w:hAnsi="Consolas" w:cs="Consolas"/>
          <w:color w:val="0000FF"/>
          <w:sz w:val="19"/>
          <w:szCs w:val="19"/>
          <w:highlight w:val="yellow"/>
        </w:rPr>
        <w:t>20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,0,0,0"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TextWrapping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="Wrap"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="flickR"</w:t>
      </w: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DB6B866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Style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StaticResource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 w:rsidRPr="00804BB2">
        <w:rPr>
          <w:rFonts w:ascii="Consolas" w:hAnsi="Consolas" w:cs="Consolas"/>
          <w:color w:val="FF0000"/>
          <w:sz w:val="19"/>
          <w:szCs w:val="19"/>
        </w:rPr>
        <w:t>HeaderTextBlockStyle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35CCD14F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GridView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x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="gridView"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Grid.Row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="2"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BD23A2">
        <w:rPr>
          <w:rFonts w:ascii="Consolas" w:hAnsi="Consolas" w:cs="Consolas"/>
          <w:color w:val="0000FF"/>
          <w:sz w:val="19"/>
          <w:szCs w:val="19"/>
          <w:highlight w:val="yellow"/>
        </w:rPr>
        <w:t>10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,0,0,0"</w:t>
      </w: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D869CA4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ItemsSource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14:paraId="00340A5C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GridView.ItemTemplate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77E2989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DataTemplate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E0C5CDC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HorizontalAlignment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="Left"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164FE0">
        <w:rPr>
          <w:rFonts w:ascii="Consolas" w:hAnsi="Consolas" w:cs="Consolas"/>
          <w:color w:val="0000FF"/>
          <w:sz w:val="19"/>
          <w:szCs w:val="19"/>
          <w:highlight w:val="yellow"/>
        </w:rPr>
        <w:t>460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164FE0">
        <w:rPr>
          <w:rFonts w:ascii="Consolas" w:hAnsi="Consolas" w:cs="Consolas"/>
          <w:color w:val="0000FF"/>
          <w:sz w:val="19"/>
          <w:szCs w:val="19"/>
          <w:highlight w:val="yellow"/>
        </w:rPr>
        <w:t>300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14:paraId="6B536851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Border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ListViewItemPlaceholderBackgroundThemeBrush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14:paraId="79D5EA20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Image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Source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ImageUrl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Stretch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="UniformToFill"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AutomationProperties.Name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Title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}"/&gt;</w:t>
      </w:r>
    </w:p>
    <w:p w14:paraId="1E83D3D3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Border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262056B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VerticalAlignment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="Bottom"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Background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ListViewItemOverlayBackgroundThemeBrush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}"&gt;</w:t>
      </w:r>
    </w:p>
    <w:p w14:paraId="4576A373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TextBlock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Text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Binding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Title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Foreground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ThemeResource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ListViewItemOverlayForegroundThemeBrush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Style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="{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StaticResource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TitleTextBlockStyle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}"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="60"</w:t>
      </w:r>
      <w:r w:rsidRPr="00BD23A2"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="15,0,15,0"/&gt;</w:t>
      </w:r>
    </w:p>
    <w:p w14:paraId="73695ADA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StackPanel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BCF4280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36F227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DataTemplate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BF4B136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GridView.ItemTemplate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53F45CC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GridView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7659380" w14:textId="77777777" w:rsidR="00EE0A1B" w:rsidRPr="00BD23A2" w:rsidRDefault="00EE0A1B" w:rsidP="00EE0A1B">
      <w:pPr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D88107" w14:textId="77777777" w:rsidR="00EE0A1B" w:rsidRDefault="00EE0A1B" w:rsidP="00EE0A1B">
      <w:pPr>
        <w:ind w:left="360"/>
      </w:pPr>
      <w:r w:rsidRPr="00BD23A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BD23A2">
        <w:rPr>
          <w:rFonts w:ascii="Consolas" w:hAnsi="Consolas" w:cs="Consolas"/>
          <w:color w:val="A31515"/>
          <w:sz w:val="19"/>
          <w:szCs w:val="19"/>
          <w:highlight w:val="white"/>
        </w:rPr>
        <w:t>Grid</w:t>
      </w:r>
      <w:r w:rsidRPr="00BD23A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AF12649" w14:textId="77777777" w:rsidR="00EE0A1B" w:rsidRDefault="00EE0A1B" w:rsidP="00EE0A1B">
      <w:pPr>
        <w:pStyle w:val="a3"/>
        <w:ind w:leftChars="0"/>
      </w:pPr>
    </w:p>
    <w:p w14:paraId="12064255" w14:textId="359D4894" w:rsidR="00EE0A1B" w:rsidRPr="00EE0A1B" w:rsidRDefault="00EE0A1B" w:rsidP="00EE0A1B">
      <w:pPr>
        <w:pStyle w:val="a3"/>
        <w:numPr>
          <w:ilvl w:val="0"/>
          <w:numId w:val="16"/>
        </w:numPr>
        <w:ind w:leftChars="0"/>
      </w:pPr>
      <w:del w:id="269" w:author="황리건" w:date="2014-05-12T14:13:00Z">
        <w:r w:rsidDel="001D3638">
          <w:rPr>
            <w:rFonts w:hint="eastAsia"/>
            <w:noProof/>
          </w:rPr>
          <w:delText>솔루션 탐색기</w:delText>
        </w:r>
      </w:del>
      <w:ins w:id="270" w:author="황리건" w:date="2014-05-12T14:13:00Z">
        <w:r w:rsidR="001D3638">
          <w:rPr>
            <w:rFonts w:hint="eastAsia"/>
            <w:noProof/>
          </w:rPr>
          <w:t>Solution Explorer</w:t>
        </w:r>
      </w:ins>
      <w:r>
        <w:rPr>
          <w:rFonts w:hint="eastAsia"/>
          <w:noProof/>
        </w:rPr>
        <w:t xml:space="preserve">에서 아래 그림처럼 화살표를 눌러 확장한 뒤 </w:t>
      </w:r>
      <w:r>
        <w:rPr>
          <w:noProof/>
        </w:rPr>
        <w:t>MainPage.</w:t>
      </w:r>
      <w:r>
        <w:rPr>
          <w:rFonts w:hint="eastAsia"/>
          <w:noProof/>
        </w:rPr>
        <w:t>xaml.cs</w:t>
      </w:r>
      <w:r>
        <w:rPr>
          <w:noProof/>
        </w:rPr>
        <w:t xml:space="preserve"> </w:t>
      </w:r>
      <w:r>
        <w:rPr>
          <w:rFonts w:hint="eastAsia"/>
          <w:noProof/>
        </w:rPr>
        <w:t>파일을 더블클릭 하여 엽니다.</w:t>
      </w:r>
    </w:p>
    <w:p w14:paraId="67CB6380" w14:textId="0A2BC56A" w:rsidR="00EE0A1B" w:rsidRPr="00EE0A1B" w:rsidRDefault="00EE0A1B" w:rsidP="00EE0A1B">
      <w:pPr>
        <w:pStyle w:val="a3"/>
        <w:ind w:leftChars="0"/>
      </w:pPr>
      <w:r>
        <w:rPr>
          <w:noProof/>
        </w:rPr>
        <w:drawing>
          <wp:inline distT="0" distB="0" distL="0" distR="0" wp14:anchorId="4C412E8D" wp14:editId="7BA3B627">
            <wp:extent cx="2019300" cy="323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70A3" w14:textId="77777777" w:rsidR="005F6613" w:rsidRDefault="00EE0A1B">
      <w:pPr>
        <w:pStyle w:val="a3"/>
        <w:numPr>
          <w:ilvl w:val="0"/>
          <w:numId w:val="16"/>
        </w:numPr>
        <w:ind w:leftChars="0"/>
        <w:rPr>
          <w:ins w:id="271" w:author="황리건" w:date="2014-05-12T14:19:00Z"/>
        </w:rPr>
      </w:pPr>
      <w:r>
        <w:rPr>
          <w:rFonts w:hint="eastAsia"/>
        </w:rPr>
        <w:t>OnNavigatedTo 함수 구현 부분을 지워줍니다.</w:t>
      </w:r>
    </w:p>
    <w:p w14:paraId="2FD4EF89" w14:textId="7688ED3C" w:rsidR="005F6613" w:rsidRPr="004D66F1" w:rsidRDefault="005F6613">
      <w:pPr>
        <w:pStyle w:val="a3"/>
        <w:ind w:leftChars="0"/>
        <w:pPrChange w:id="272" w:author="황리건" w:date="2014-05-12T14:19:00Z">
          <w:pPr>
            <w:pStyle w:val="a3"/>
            <w:numPr>
              <w:numId w:val="16"/>
            </w:numPr>
            <w:ind w:leftChars="0" w:hanging="400"/>
          </w:pPr>
        </w:pPrChange>
      </w:pPr>
      <w:ins w:id="273" w:author="황리건" w:date="2014-05-12T14:19:00Z">
        <w:r>
          <w:rPr>
            <w:noProof/>
          </w:rPr>
          <w:drawing>
            <wp:inline distT="0" distB="0" distL="0" distR="0" wp14:anchorId="30A66D02" wp14:editId="346BCC9E">
              <wp:extent cx="4786212" cy="3938311"/>
              <wp:effectExtent l="0" t="0" r="0" b="5080"/>
              <wp:docPr id="46" name="Picture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96167" cy="39465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668EFC" w14:textId="7FFF18F9" w:rsidR="00EE0A1B" w:rsidRDefault="00EE0A1B" w:rsidP="00EE0A1B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MainPage 생성자</w:t>
      </w:r>
      <w:ins w:id="274" w:author="황리건" w:date="2014-05-12T14:19:00Z">
        <w:r w:rsidR="00852F3D">
          <w:rPr>
            <w:rFonts w:hint="eastAsia"/>
          </w:rPr>
          <w:t xml:space="preserve">가 끝나는 </w:t>
        </w:r>
        <w:r w:rsidR="00852F3D">
          <w:t>}</w:t>
        </w:r>
      </w:ins>
      <w:r>
        <w:rPr>
          <w:rFonts w:hint="eastAsia"/>
        </w:rPr>
        <w:t xml:space="preserve"> 다음 행에서 마우스 우클릭 한 후 </w:t>
      </w:r>
      <w:r>
        <w:t xml:space="preserve">Insert Snippet </w:t>
      </w:r>
      <w:r>
        <w:rPr>
          <w:rFonts w:hint="eastAsia"/>
        </w:rPr>
        <w:t>메뉴를 선택합니다.</w:t>
      </w:r>
      <w:r>
        <w:t xml:space="preserve"> </w:t>
      </w:r>
    </w:p>
    <w:p w14:paraId="36229A68" w14:textId="5833C40C" w:rsidR="00EE0A1B" w:rsidDel="00DA139D" w:rsidRDefault="00EE0A1B" w:rsidP="00EE0A1B">
      <w:pPr>
        <w:pStyle w:val="a3"/>
        <w:numPr>
          <w:ilvl w:val="0"/>
          <w:numId w:val="16"/>
        </w:numPr>
        <w:ind w:leftChars="0"/>
        <w:rPr>
          <w:del w:id="275" w:author="황리건" w:date="2014-05-12T14:20:00Z"/>
        </w:rPr>
      </w:pPr>
      <w:r>
        <w:rPr>
          <w:rFonts w:hint="eastAsia"/>
        </w:rPr>
        <w:lastRenderedPageBreak/>
        <w:t>C#</w:t>
      </w:r>
      <w:r>
        <w:t xml:space="preserve"> </w:t>
      </w:r>
      <w:r>
        <w:rPr>
          <w:rFonts w:hint="eastAsia"/>
        </w:rPr>
        <w:t>JumpStart</w:t>
      </w:r>
      <w:r>
        <w:t xml:space="preserve"> </w:t>
      </w:r>
      <w:r>
        <w:rPr>
          <w:rFonts w:hint="eastAsia"/>
        </w:rPr>
        <w:t>폴더를 선택하고 JumpStart</w:t>
      </w:r>
      <w:r>
        <w:t>Flickr</w:t>
      </w:r>
      <w:r>
        <w:rPr>
          <w:rFonts w:hint="eastAsia"/>
        </w:rPr>
        <w:t>MainPage</w:t>
      </w:r>
      <w:r>
        <w:t>Logic</w:t>
      </w:r>
      <w:r>
        <w:rPr>
          <w:rFonts w:hint="eastAsia"/>
        </w:rPr>
        <w:t>을 선택하여 코드를 추가합니다.</w:t>
      </w:r>
      <w:r>
        <w:t xml:space="preserve"> </w:t>
      </w:r>
      <w:ins w:id="276" w:author="황리건" w:date="2014-05-12T14:20:00Z">
        <w:r w:rsidR="00852F3D">
          <w:rPr>
            <w:rFonts w:hint="eastAsia"/>
          </w:rPr>
          <w:t xml:space="preserve">이 코드는 </w:t>
        </w:r>
        <w:r w:rsidR="00852F3D">
          <w:t xml:space="preserve">Windows </w:t>
        </w:r>
        <w:r w:rsidR="00852F3D">
          <w:rPr>
            <w:rFonts w:hint="eastAsia"/>
          </w:rPr>
          <w:t xml:space="preserve">앱에서 사용한 것과 동일한 코드입니다. </w:t>
        </w:r>
        <w:r w:rsidR="00DA139D">
          <w:br/>
        </w:r>
      </w:ins>
    </w:p>
    <w:p w14:paraId="4F882C91" w14:textId="688A588D" w:rsidR="00EE0A1B" w:rsidRDefault="00EE0A1B">
      <w:pPr>
        <w:pStyle w:val="a3"/>
        <w:numPr>
          <w:ilvl w:val="0"/>
          <w:numId w:val="16"/>
        </w:numPr>
        <w:ind w:leftChars="0"/>
        <w:pPrChange w:id="277" w:author="황리건" w:date="2014-05-12T14:20:00Z">
          <w:pPr/>
        </w:pPrChange>
      </w:pPr>
      <w:r>
        <w:rPr>
          <w:rFonts w:hint="eastAsia"/>
        </w:rPr>
        <w:t xml:space="preserve">완료 시 </w:t>
      </w:r>
      <w:r>
        <w:t>4</w:t>
      </w:r>
      <w:r>
        <w:rPr>
          <w:rFonts w:hint="eastAsia"/>
        </w:rPr>
        <w:t xml:space="preserve">개의 함수가 추가되며 이 함수들은 </w:t>
      </w:r>
      <w:r>
        <w:t xml:space="preserve">flowers </w:t>
      </w:r>
      <w:r>
        <w:rPr>
          <w:rFonts w:hint="eastAsia"/>
        </w:rPr>
        <w:t xml:space="preserve">라는 검색어로 </w:t>
      </w:r>
      <w:r>
        <w:t>Flickr</w:t>
      </w:r>
      <w:r>
        <w:rPr>
          <w:rFonts w:hint="eastAsia"/>
        </w:rPr>
        <w:t>에서 검색을 수행합니다.</w:t>
      </w:r>
      <w:r>
        <w:t xml:space="preserve"> </w:t>
      </w:r>
      <w:r>
        <w:rPr>
          <w:rFonts w:hint="eastAsia"/>
        </w:rPr>
        <w:t>또한 알림 메시지를 띄우고 타일을 업데이트 할 것입니다.</w:t>
      </w:r>
      <w:r>
        <w:t xml:space="preserve"> </w:t>
      </w:r>
    </w:p>
    <w:p w14:paraId="6E0FCD44" w14:textId="77777777" w:rsidR="00EE0A1B" w:rsidRDefault="00EE0A1B" w:rsidP="00EE0A1B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 xml:space="preserve">추가된 함수를 사용하기 위해서 아래 두 줄의 </w:t>
      </w:r>
      <w:r>
        <w:t>using</w:t>
      </w:r>
      <w:r>
        <w:rPr>
          <w:rFonts w:hint="eastAsia"/>
        </w:rPr>
        <w:t>문을 추가합니다.</w:t>
      </w:r>
      <w:r>
        <w:t xml:space="preserve"> </w:t>
      </w:r>
    </w:p>
    <w:p w14:paraId="2560B4CC" w14:textId="0A04CD8E" w:rsidR="00EE0A1B" w:rsidRDefault="00EE0A1B" w:rsidP="00EE0A1B">
      <w:pPr>
        <w:pStyle w:val="a3"/>
        <w:ind w:leftChars="0"/>
      </w:pPr>
      <w:r>
        <w:rPr>
          <w:noProof/>
        </w:rPr>
        <w:drawing>
          <wp:inline distT="0" distB="0" distL="0" distR="0" wp14:anchorId="754E7316" wp14:editId="5DA1FD2A">
            <wp:extent cx="4086225" cy="159123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628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075D" w14:textId="42D92036" w:rsidR="003B1BEC" w:rsidRDefault="003B1BEC" w:rsidP="003B1BEC">
      <w:pPr>
        <w:pStyle w:val="a3"/>
        <w:numPr>
          <w:ilvl w:val="0"/>
          <w:numId w:val="16"/>
        </w:numPr>
        <w:ind w:leftChars="0"/>
      </w:pPr>
      <w:del w:id="278" w:author="황리건" w:date="2014-05-12T14:20:00Z">
        <w:r w:rsidDel="00DA139D">
          <w:delText>Windows Phone 8.1</w:delText>
        </w:r>
      </w:del>
      <w:ins w:id="279" w:author="황리건" w:date="2014-05-12T14:20:00Z">
        <w:r w:rsidR="00DA139D">
          <w:t>FlickrSearch.WindowsPhone</w:t>
        </w:r>
      </w:ins>
      <w:r>
        <w:t xml:space="preserve"> </w:t>
      </w:r>
      <w:r>
        <w:rPr>
          <w:rFonts w:hint="eastAsia"/>
        </w:rPr>
        <w:t xml:space="preserve">프로젝트의 </w:t>
      </w:r>
      <w:r>
        <w:t xml:space="preserve">Package.appxmanifest </w:t>
      </w:r>
      <w:r>
        <w:rPr>
          <w:rFonts w:hint="eastAsia"/>
        </w:rPr>
        <w:t xml:space="preserve">파일을 엽니다. </w:t>
      </w:r>
    </w:p>
    <w:p w14:paraId="124C7ECA" w14:textId="3DAABCB5" w:rsidR="003B1BEC" w:rsidRDefault="003B1BEC" w:rsidP="003B1BEC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 xml:space="preserve">아래 그림과 같이 Application 탭에서 </w:t>
      </w:r>
      <w:r>
        <w:t xml:space="preserve">Toast capable </w:t>
      </w:r>
      <w:r>
        <w:rPr>
          <w:rFonts w:hint="eastAsia"/>
        </w:rPr>
        <w:t xml:space="preserve">항목의 값을 </w:t>
      </w:r>
      <w:r>
        <w:t>Yes</w:t>
      </w:r>
      <w:r>
        <w:rPr>
          <w:rFonts w:hint="eastAsia"/>
        </w:rPr>
        <w:t>로 변경합니다</w:t>
      </w:r>
      <w:r>
        <w:t>.</w:t>
      </w:r>
    </w:p>
    <w:p w14:paraId="392ED164" w14:textId="7D26F648" w:rsidR="00467C35" w:rsidRDefault="00467C35" w:rsidP="00467C35">
      <w:pPr>
        <w:pStyle w:val="a3"/>
        <w:ind w:leftChars="0"/>
      </w:pPr>
      <w:r>
        <w:rPr>
          <w:noProof/>
        </w:rPr>
        <w:drawing>
          <wp:inline distT="0" distB="0" distL="0" distR="0" wp14:anchorId="5AC32ECD" wp14:editId="0CE7580D">
            <wp:extent cx="3971925" cy="30695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2032" cy="307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F043" w14:textId="5563AEB6" w:rsidR="00467C35" w:rsidRPr="00467C35" w:rsidRDefault="00467C35" w:rsidP="00467C35">
      <w:pPr>
        <w:pStyle w:val="a3"/>
        <w:numPr>
          <w:ilvl w:val="0"/>
          <w:numId w:val="16"/>
        </w:numPr>
        <w:ind w:leftChars="0"/>
      </w:pPr>
      <w:del w:id="280" w:author="황리건" w:date="2014-05-12T14:13:00Z">
        <w:r w:rsidDel="001D3638">
          <w:rPr>
            <w:rFonts w:hint="eastAsia"/>
          </w:rPr>
          <w:delText>솔루션 탐색기</w:delText>
        </w:r>
      </w:del>
      <w:ins w:id="281" w:author="황리건" w:date="2014-05-12T14:13:00Z">
        <w:r w:rsidR="001D3638">
          <w:rPr>
            <w:rFonts w:hint="eastAsia"/>
          </w:rPr>
          <w:t>Solution Explorer</w:t>
        </w:r>
      </w:ins>
      <w:r>
        <w:rPr>
          <w:rFonts w:hint="eastAsia"/>
        </w:rPr>
        <w:t xml:space="preserve">에서 </w:t>
      </w:r>
      <w:ins w:id="282" w:author="황리건" w:date="2014-05-12T14:21:00Z">
        <w:r w:rsidR="00A7635C">
          <w:t>FlickrSearch.WindowsPhone</w:t>
        </w:r>
        <w:r w:rsidR="00A7635C" w:rsidDel="00A7635C">
          <w:rPr>
            <w:rFonts w:hint="eastAsia"/>
          </w:rPr>
          <w:t xml:space="preserve"> </w:t>
        </w:r>
      </w:ins>
      <w:del w:id="283" w:author="황리건" w:date="2014-05-12T14:21:00Z">
        <w:r w:rsidDel="00A7635C">
          <w:rPr>
            <w:rFonts w:hint="eastAsia"/>
          </w:rPr>
          <w:delText xml:space="preserve">Windows Phone 8.1 </w:delText>
        </w:r>
      </w:del>
      <w:r>
        <w:rPr>
          <w:rFonts w:hint="eastAsia"/>
        </w:rPr>
        <w:t>프로젝트를 우클릭 하여 시작프로젝트로 설정합니다.</w:t>
      </w:r>
      <w:r>
        <w:t xml:space="preserve"> </w:t>
      </w:r>
      <w:ins w:id="284" w:author="황리건" w:date="2014-05-12T14:21:00Z">
        <w:r w:rsidR="00631330">
          <w:t>(</w:t>
        </w:r>
        <w:r w:rsidR="00631330">
          <w:rPr>
            <w:rFonts w:hint="eastAsia"/>
          </w:rPr>
          <w:t>S</w:t>
        </w:r>
        <w:r w:rsidR="00631330">
          <w:t>et as Startup Project)</w:t>
        </w:r>
      </w:ins>
    </w:p>
    <w:p w14:paraId="096E0605" w14:textId="7E64B23B" w:rsidR="00467C35" w:rsidRDefault="00467C35" w:rsidP="003B1BEC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실행 후 종료 하였을 때 아래와 같은 알림 메시지가 오는지 확인 합니다.</w:t>
      </w:r>
      <w:r>
        <w:t xml:space="preserve"> </w:t>
      </w:r>
    </w:p>
    <w:p w14:paraId="35096D88" w14:textId="0E0988C9" w:rsidR="003B1BEC" w:rsidRPr="003B1BEC" w:rsidRDefault="00467C35" w:rsidP="00467C35">
      <w:pPr>
        <w:ind w:left="400"/>
      </w:pPr>
      <w:r>
        <w:rPr>
          <w:noProof/>
        </w:rPr>
        <w:lastRenderedPageBreak/>
        <w:drawing>
          <wp:inline distT="0" distB="0" distL="0" distR="0" wp14:anchorId="596625BD" wp14:editId="3EC2ACB6">
            <wp:extent cx="1954632" cy="315277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1470" cy="316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7F22" w14:textId="4D9CB316" w:rsidR="00C07757" w:rsidRDefault="003B1BEC" w:rsidP="00467C35">
      <w:pPr>
        <w:pStyle w:val="a3"/>
        <w:numPr>
          <w:ilvl w:val="0"/>
          <w:numId w:val="16"/>
        </w:numPr>
        <w:ind w:leftChars="0"/>
      </w:pPr>
      <w:del w:id="285" w:author="황리건" w:date="2014-05-12T14:22:00Z">
        <w:r w:rsidDel="00D76D89">
          <w:rPr>
            <w:rFonts w:hint="eastAsia"/>
          </w:rPr>
          <w:delText>Windows 8.1</w:delText>
        </w:r>
      </w:del>
      <w:ins w:id="286" w:author="황리건" w:date="2014-05-12T14:22:00Z">
        <w:r w:rsidR="00D76D89">
          <w:t>FlickrSearch.Windows</w:t>
        </w:r>
      </w:ins>
      <w:r>
        <w:t xml:space="preserve"> </w:t>
      </w:r>
      <w:r>
        <w:rPr>
          <w:rFonts w:hint="eastAsia"/>
        </w:rPr>
        <w:t xml:space="preserve">프로젝트 에서도 </w:t>
      </w:r>
      <w:r w:rsidR="00467C35">
        <w:t>9</w:t>
      </w:r>
      <w:r w:rsidR="00467C35">
        <w:rPr>
          <w:rFonts w:hint="eastAsia"/>
        </w:rPr>
        <w:t>번</w:t>
      </w:r>
      <w:ins w:id="287" w:author="황리건" w:date="2014-05-12T14:22:00Z">
        <w:r w:rsidR="006A1990">
          <w:rPr>
            <w:rFonts w:hint="eastAsia"/>
          </w:rPr>
          <w:t xml:space="preserve">의 내용을 </w:t>
        </w:r>
      </w:ins>
      <w:ins w:id="288" w:author="황리건" w:date="2014-05-12T14:23:00Z">
        <w:r w:rsidR="006A1990">
          <w:rPr>
            <w:rFonts w:hint="eastAsia"/>
          </w:rPr>
          <w:t xml:space="preserve">적용하고, </w:t>
        </w:r>
      </w:ins>
      <w:del w:id="289" w:author="황리건" w:date="2014-05-12T14:22:00Z">
        <w:r w:rsidR="00467C35" w:rsidDel="006A1990">
          <w:rPr>
            <w:rFonts w:hint="eastAsia"/>
          </w:rPr>
          <w:delText xml:space="preserve">의 내용을 </w:delText>
        </w:r>
        <w:r w:rsidDel="006A1990">
          <w:rPr>
            <w:rFonts w:hint="eastAsia"/>
          </w:rPr>
          <w:delText>수행</w:delText>
        </w:r>
        <w:r w:rsidR="00467C35" w:rsidDel="006A1990">
          <w:rPr>
            <w:rFonts w:hint="eastAsia"/>
          </w:rPr>
          <w:delText xml:space="preserve">하고 </w:delText>
        </w:r>
      </w:del>
      <w:r w:rsidR="00467C35">
        <w:rPr>
          <w:rFonts w:hint="eastAsia"/>
        </w:rPr>
        <w:t>시작</w:t>
      </w:r>
      <w:ins w:id="290" w:author="황리건" w:date="2014-05-12T14:22:00Z">
        <w:r w:rsidR="00A406AC">
          <w:rPr>
            <w:rFonts w:hint="eastAsia"/>
          </w:rPr>
          <w:t xml:space="preserve"> </w:t>
        </w:r>
      </w:ins>
      <w:r w:rsidR="00467C35">
        <w:rPr>
          <w:rFonts w:hint="eastAsia"/>
        </w:rPr>
        <w:t>프로젝트</w:t>
      </w:r>
      <w:del w:id="291" w:author="황리건" w:date="2014-05-12T14:22:00Z">
        <w:r w:rsidR="00467C35" w:rsidDel="00A406AC">
          <w:rPr>
            <w:rFonts w:hint="eastAsia"/>
          </w:rPr>
          <w:delText>로</w:delText>
        </w:r>
      </w:del>
      <w:ins w:id="292" w:author="황리건" w:date="2014-05-12T14:22:00Z">
        <w:r w:rsidR="00A406AC">
          <w:t>를</w:t>
        </w:r>
        <w:r w:rsidR="00A406AC">
          <w:rPr>
            <w:rFonts w:hint="eastAsia"/>
          </w:rPr>
          <w:t xml:space="preserve"> </w:t>
        </w:r>
        <w:r w:rsidR="00A406AC">
          <w:t xml:space="preserve">FlickrSearch.Windows </w:t>
        </w:r>
        <w:r w:rsidR="00A406AC">
          <w:rPr>
            <w:rFonts w:hint="eastAsia"/>
          </w:rPr>
          <w:t>변경하여</w:t>
        </w:r>
      </w:ins>
      <w:r w:rsidR="00467C35">
        <w:rPr>
          <w:rFonts w:hint="eastAsia"/>
        </w:rPr>
        <w:t xml:space="preserve"> </w:t>
      </w:r>
      <w:ins w:id="293" w:author="황리건" w:date="2014-05-12T14:22:00Z">
        <w:r w:rsidR="00461678">
          <w:rPr>
            <w:rFonts w:hint="eastAsia"/>
          </w:rPr>
          <w:t>Windows</w:t>
        </w:r>
        <w:r w:rsidR="00461678">
          <w:t xml:space="preserve"> </w:t>
        </w:r>
        <w:r w:rsidR="00461678">
          <w:rPr>
            <w:rFonts w:hint="eastAsia"/>
          </w:rPr>
          <w:t>앱을</w:t>
        </w:r>
      </w:ins>
      <w:del w:id="294" w:author="황리건" w:date="2014-05-12T14:22:00Z">
        <w:r w:rsidR="00467C35" w:rsidDel="00461678">
          <w:rPr>
            <w:rFonts w:hint="eastAsia"/>
          </w:rPr>
          <w:delText>설정하여</w:delText>
        </w:r>
      </w:del>
      <w:r w:rsidR="00467C35">
        <w:rPr>
          <w:rFonts w:hint="eastAsia"/>
        </w:rPr>
        <w:t xml:space="preserve"> 실행하여 봅니다.</w:t>
      </w:r>
      <w:r>
        <w:rPr>
          <w:rFonts w:hint="eastAsia"/>
        </w:rPr>
        <w:t xml:space="preserve"> </w:t>
      </w:r>
    </w:p>
    <w:p w14:paraId="3BAF4100" w14:textId="683E4BDF" w:rsidR="00467C35" w:rsidRDefault="00467C35" w:rsidP="00467C35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아래와 같은 알림 메시지가 오는 지 확인합니다.</w:t>
      </w:r>
      <w:r>
        <w:t xml:space="preserve"> </w:t>
      </w:r>
    </w:p>
    <w:p w14:paraId="4B55B053" w14:textId="75F8A6A8" w:rsidR="00467C35" w:rsidRPr="00331B05" w:rsidRDefault="00467C35" w:rsidP="00331B05">
      <w:pPr>
        <w:pStyle w:val="a3"/>
        <w:ind w:leftChars="0"/>
      </w:pPr>
      <w:r>
        <w:rPr>
          <w:noProof/>
        </w:rPr>
        <w:drawing>
          <wp:inline distT="0" distB="0" distL="0" distR="0" wp14:anchorId="4D191E90" wp14:editId="57B65221">
            <wp:extent cx="4324350" cy="1352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DCA461" w14:textId="14D79AAC" w:rsidR="00F30C69" w:rsidRPr="00F30C69" w:rsidRDefault="00467C35" w:rsidP="00467C35">
      <w:r>
        <w:rPr>
          <w:rFonts w:hint="eastAsia"/>
        </w:rPr>
        <w:t>지금까지 앱을 만들어 보았는데요,</w:t>
      </w:r>
      <w:r>
        <w:t xml:space="preserve"> </w:t>
      </w:r>
      <w:ins w:id="295" w:author="황리건" w:date="2014-05-12T14:23:00Z">
        <w:r w:rsidR="00275D6F">
          <w:t>Windows Phone</w:t>
        </w:r>
        <w:r w:rsidR="00275D6F">
          <w:rPr>
            <w:rFonts w:hint="eastAsia"/>
          </w:rPr>
          <w:t xml:space="preserve">과 </w:t>
        </w:r>
        <w:r w:rsidR="00275D6F">
          <w:t xml:space="preserve">Windows </w:t>
        </w:r>
      </w:ins>
      <w:r>
        <w:rPr>
          <w:rFonts w:hint="eastAsia"/>
        </w:rPr>
        <w:t xml:space="preserve">앱을 </w:t>
      </w:r>
      <w:ins w:id="296" w:author="황리건" w:date="2014-05-12T14:23:00Z">
        <w:r w:rsidR="00275D6F">
          <w:rPr>
            <w:rFonts w:hint="eastAsia"/>
          </w:rPr>
          <w:t>각</w:t>
        </w:r>
      </w:ins>
      <w:ins w:id="297" w:author="황리건" w:date="2014-05-12T14:24:00Z">
        <w:r w:rsidR="00275D6F">
          <w:rPr>
            <w:rFonts w:hint="eastAsia"/>
          </w:rPr>
          <w:t>각</w:t>
        </w:r>
      </w:ins>
      <w:ins w:id="298" w:author="황리건" w:date="2014-05-12T14:23:00Z">
        <w:r w:rsidR="00275D6F">
          <w:rPr>
            <w:rFonts w:hint="eastAsia"/>
          </w:rPr>
          <w:t xml:space="preserve"> </w:t>
        </w:r>
      </w:ins>
      <w:r>
        <w:rPr>
          <w:rFonts w:hint="eastAsia"/>
        </w:rPr>
        <w:t>시작 화면에 고정시키</w:t>
      </w:r>
      <w:r w:rsidR="00331B05">
        <w:rPr>
          <w:rFonts w:hint="eastAsia"/>
        </w:rPr>
        <w:t xml:space="preserve">고 타일을 </w:t>
      </w:r>
      <w:del w:id="299" w:author="황리건" w:date="2014-05-12T14:23:00Z">
        <w:r w:rsidR="00331B05" w:rsidDel="00275D6F">
          <w:rPr>
            <w:rFonts w:hint="eastAsia"/>
          </w:rPr>
          <w:delText>넓은 정사각형</w:delText>
        </w:r>
      </w:del>
      <w:ins w:id="300" w:author="황리건" w:date="2014-05-12T14:23:00Z">
        <w:r w:rsidR="00275D6F">
          <w:rPr>
            <w:rFonts w:hint="eastAsia"/>
          </w:rPr>
          <w:t>Wide</w:t>
        </w:r>
        <w:r w:rsidR="00275D6F">
          <w:t xml:space="preserve"> </w:t>
        </w:r>
        <w:r w:rsidR="00275D6F">
          <w:rPr>
            <w:rFonts w:hint="eastAsia"/>
          </w:rPr>
          <w:t>형식</w:t>
        </w:r>
      </w:ins>
      <w:r w:rsidR="00331B05">
        <w:rPr>
          <w:rFonts w:hint="eastAsia"/>
        </w:rPr>
        <w:t xml:space="preserve">으로 바꾸면 </w:t>
      </w:r>
      <w:del w:id="301" w:author="황리건" w:date="2014-05-12T14:23:00Z">
        <w:r w:rsidDel="00275D6F">
          <w:rPr>
            <w:rFonts w:hint="eastAsia"/>
          </w:rPr>
          <w:delText xml:space="preserve">각각 아래와 같이 </w:delText>
        </w:r>
      </w:del>
      <w:ins w:id="302" w:author="황리건" w:date="2014-05-12T14:23:00Z">
        <w:r w:rsidR="00275D6F">
          <w:rPr>
            <w:rFonts w:hint="eastAsia"/>
          </w:rPr>
          <w:t>각</w:t>
        </w:r>
      </w:ins>
      <w:ins w:id="303" w:author="황리건" w:date="2014-05-12T14:24:00Z">
        <w:r w:rsidR="00275D6F">
          <w:rPr>
            <w:rFonts w:hint="eastAsia"/>
          </w:rPr>
          <w:t xml:space="preserve">각 </w:t>
        </w:r>
      </w:ins>
      <w:r>
        <w:rPr>
          <w:rFonts w:hint="eastAsia"/>
        </w:rPr>
        <w:t>타일이 변경되었음을 보실수가 있습니다.</w:t>
      </w:r>
      <w:r>
        <w:t xml:space="preserve"> </w:t>
      </w:r>
    </w:p>
    <w:p w14:paraId="13F11B79" w14:textId="1B039F2B" w:rsidR="00C07757" w:rsidRDefault="00C07757" w:rsidP="00C07757">
      <w:pPr>
        <w:ind w:left="400"/>
        <w:rPr>
          <w:noProof/>
        </w:rPr>
      </w:pPr>
      <w:r w:rsidRPr="00C07757">
        <w:rPr>
          <w:noProof/>
        </w:rPr>
        <w:t xml:space="preserve"> </w:t>
      </w:r>
      <w:r w:rsidR="00C311ED">
        <w:rPr>
          <w:noProof/>
        </w:rPr>
        <w:drawing>
          <wp:inline distT="0" distB="0" distL="0" distR="0" wp14:anchorId="7F753028" wp14:editId="424C7D6D">
            <wp:extent cx="1542553" cy="2462672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70915" cy="25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C35">
        <w:rPr>
          <w:noProof/>
        </w:rPr>
        <w:t xml:space="preserve">           </w:t>
      </w:r>
      <w:r w:rsidR="00467C35">
        <w:rPr>
          <w:noProof/>
        </w:rPr>
        <w:drawing>
          <wp:inline distT="0" distB="0" distL="0" distR="0" wp14:anchorId="1AE8EEDA" wp14:editId="6996A5E6">
            <wp:extent cx="2555971" cy="12642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2637" t="34072" r="70034" b="57017"/>
                    <a:stretch/>
                  </pic:blipFill>
                  <pic:spPr bwMode="auto">
                    <a:xfrm>
                      <a:off x="0" y="0"/>
                      <a:ext cx="2555971" cy="126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7C35">
        <w:rPr>
          <w:noProof/>
        </w:rPr>
        <w:t xml:space="preserve"> </w:t>
      </w:r>
    </w:p>
    <w:sectPr w:rsidR="00C077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C1822E" w14:textId="77777777" w:rsidR="003C4D76" w:rsidRDefault="003C4D76" w:rsidP="007B7DA5">
      <w:pPr>
        <w:spacing w:after="0" w:line="240" w:lineRule="auto"/>
      </w:pPr>
      <w:r>
        <w:separator/>
      </w:r>
    </w:p>
  </w:endnote>
  <w:endnote w:type="continuationSeparator" w:id="0">
    <w:p w14:paraId="27624B47" w14:textId="77777777" w:rsidR="003C4D76" w:rsidRDefault="003C4D76" w:rsidP="007B7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AB0704" w14:textId="77777777" w:rsidR="003C4D76" w:rsidRDefault="003C4D76" w:rsidP="007B7DA5">
      <w:pPr>
        <w:spacing w:after="0" w:line="240" w:lineRule="auto"/>
      </w:pPr>
      <w:r>
        <w:separator/>
      </w:r>
    </w:p>
  </w:footnote>
  <w:footnote w:type="continuationSeparator" w:id="0">
    <w:p w14:paraId="51C8062D" w14:textId="77777777" w:rsidR="003C4D76" w:rsidRDefault="003C4D76" w:rsidP="007B7D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B2F7E"/>
    <w:multiLevelType w:val="hybridMultilevel"/>
    <w:tmpl w:val="3E14D7D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B4A4621"/>
    <w:multiLevelType w:val="hybridMultilevel"/>
    <w:tmpl w:val="29308CC8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1464E78"/>
    <w:multiLevelType w:val="hybridMultilevel"/>
    <w:tmpl w:val="3AECDB2A"/>
    <w:lvl w:ilvl="0" w:tplc="0A3AA43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4301874"/>
    <w:multiLevelType w:val="hybridMultilevel"/>
    <w:tmpl w:val="3E14D7D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0661592"/>
    <w:multiLevelType w:val="hybridMultilevel"/>
    <w:tmpl w:val="859A08DC"/>
    <w:lvl w:ilvl="0" w:tplc="29B8EF0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17F4007"/>
    <w:multiLevelType w:val="hybridMultilevel"/>
    <w:tmpl w:val="116A6EAA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>
    <w:nsid w:val="232F0672"/>
    <w:multiLevelType w:val="hybridMultilevel"/>
    <w:tmpl w:val="29308CC8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09E6A91"/>
    <w:multiLevelType w:val="hybridMultilevel"/>
    <w:tmpl w:val="FF96B6A4"/>
    <w:lvl w:ilvl="0" w:tplc="08090019">
      <w:start w:val="1"/>
      <w:numFmt w:val="low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>
    <w:nsid w:val="425D3AF7"/>
    <w:multiLevelType w:val="hybridMultilevel"/>
    <w:tmpl w:val="BBF4391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6ED4317"/>
    <w:multiLevelType w:val="hybridMultilevel"/>
    <w:tmpl w:val="58004ED4"/>
    <w:lvl w:ilvl="0" w:tplc="0BCE4F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47DA4920"/>
    <w:multiLevelType w:val="hybridMultilevel"/>
    <w:tmpl w:val="20F49DE8"/>
    <w:lvl w:ilvl="0" w:tplc="08090019">
      <w:start w:val="1"/>
      <w:numFmt w:val="low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1">
    <w:nsid w:val="4AEA474D"/>
    <w:multiLevelType w:val="hybridMultilevel"/>
    <w:tmpl w:val="13D6358E"/>
    <w:lvl w:ilvl="0" w:tplc="08090019">
      <w:start w:val="1"/>
      <w:numFmt w:val="low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>
    <w:nsid w:val="4B39008C"/>
    <w:multiLevelType w:val="hybridMultilevel"/>
    <w:tmpl w:val="B7FE2A84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5F4061F4"/>
    <w:multiLevelType w:val="hybridMultilevel"/>
    <w:tmpl w:val="F9446BA2"/>
    <w:lvl w:ilvl="0" w:tplc="C3EA7C5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65856849"/>
    <w:multiLevelType w:val="hybridMultilevel"/>
    <w:tmpl w:val="2A4C125E"/>
    <w:lvl w:ilvl="0" w:tplc="08090019">
      <w:start w:val="1"/>
      <w:numFmt w:val="low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>
    <w:nsid w:val="66620D5B"/>
    <w:multiLevelType w:val="hybridMultilevel"/>
    <w:tmpl w:val="FDD0B61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6847486E"/>
    <w:multiLevelType w:val="hybridMultilevel"/>
    <w:tmpl w:val="B7FE2A84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6C2A4736"/>
    <w:multiLevelType w:val="hybridMultilevel"/>
    <w:tmpl w:val="3DB81996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745B11EB"/>
    <w:multiLevelType w:val="hybridMultilevel"/>
    <w:tmpl w:val="408A5042"/>
    <w:lvl w:ilvl="0" w:tplc="F84E58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7CA21E0B"/>
    <w:multiLevelType w:val="hybridMultilevel"/>
    <w:tmpl w:val="7D9063AA"/>
    <w:lvl w:ilvl="0" w:tplc="08090019">
      <w:start w:val="1"/>
      <w:numFmt w:val="lowerLetter"/>
      <w:lvlText w:val="%1."/>
      <w:lvlJc w:val="left"/>
      <w:pPr>
        <w:ind w:left="112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9"/>
  </w:num>
  <w:num w:numId="2">
    <w:abstractNumId w:val="13"/>
  </w:num>
  <w:num w:numId="3">
    <w:abstractNumId w:val="16"/>
  </w:num>
  <w:num w:numId="4">
    <w:abstractNumId w:val="17"/>
  </w:num>
  <w:num w:numId="5">
    <w:abstractNumId w:val="2"/>
  </w:num>
  <w:num w:numId="6">
    <w:abstractNumId w:val="1"/>
  </w:num>
  <w:num w:numId="7">
    <w:abstractNumId w:val="18"/>
  </w:num>
  <w:num w:numId="8">
    <w:abstractNumId w:val="14"/>
  </w:num>
  <w:num w:numId="9">
    <w:abstractNumId w:val="10"/>
  </w:num>
  <w:num w:numId="10">
    <w:abstractNumId w:val="11"/>
  </w:num>
  <w:num w:numId="11">
    <w:abstractNumId w:val="7"/>
  </w:num>
  <w:num w:numId="12">
    <w:abstractNumId w:val="19"/>
  </w:num>
  <w:num w:numId="13">
    <w:abstractNumId w:val="5"/>
  </w:num>
  <w:num w:numId="14">
    <w:abstractNumId w:val="8"/>
  </w:num>
  <w:num w:numId="15">
    <w:abstractNumId w:val="12"/>
  </w:num>
  <w:num w:numId="16">
    <w:abstractNumId w:val="0"/>
  </w:num>
  <w:num w:numId="17">
    <w:abstractNumId w:val="15"/>
  </w:num>
  <w:num w:numId="18">
    <w:abstractNumId w:val="3"/>
  </w:num>
  <w:num w:numId="19">
    <w:abstractNumId w:val="4"/>
  </w:num>
  <w:num w:numId="20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eagan Hwang">
    <w15:presenceInfo w15:providerId="Windows Live" w15:userId="bacf6c1e1aa20321"/>
  </w15:person>
  <w15:person w15:author="황리건">
    <w15:presenceInfo w15:providerId="Windows Live" w15:userId="72ff3f80013b63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D0A"/>
    <w:rsid w:val="00024E6C"/>
    <w:rsid w:val="00043780"/>
    <w:rsid w:val="00084B64"/>
    <w:rsid w:val="000964FA"/>
    <w:rsid w:val="000A49DA"/>
    <w:rsid w:val="000C67FF"/>
    <w:rsid w:val="00136225"/>
    <w:rsid w:val="001A4E88"/>
    <w:rsid w:val="001C4D0A"/>
    <w:rsid w:val="001D3638"/>
    <w:rsid w:val="0022077C"/>
    <w:rsid w:val="0024479C"/>
    <w:rsid w:val="00245882"/>
    <w:rsid w:val="0024791A"/>
    <w:rsid w:val="00275D6F"/>
    <w:rsid w:val="00293276"/>
    <w:rsid w:val="002B45C4"/>
    <w:rsid w:val="00312F51"/>
    <w:rsid w:val="00331B05"/>
    <w:rsid w:val="00354830"/>
    <w:rsid w:val="00355627"/>
    <w:rsid w:val="003B1BEC"/>
    <w:rsid w:val="003C4D76"/>
    <w:rsid w:val="004120B7"/>
    <w:rsid w:val="004167A4"/>
    <w:rsid w:val="004217C4"/>
    <w:rsid w:val="004250A1"/>
    <w:rsid w:val="00461678"/>
    <w:rsid w:val="00467C35"/>
    <w:rsid w:val="004C3A75"/>
    <w:rsid w:val="004D66F1"/>
    <w:rsid w:val="00536D08"/>
    <w:rsid w:val="00544892"/>
    <w:rsid w:val="005726CB"/>
    <w:rsid w:val="005A071A"/>
    <w:rsid w:val="005F6613"/>
    <w:rsid w:val="006165C6"/>
    <w:rsid w:val="00631330"/>
    <w:rsid w:val="0064479A"/>
    <w:rsid w:val="00687091"/>
    <w:rsid w:val="006A1990"/>
    <w:rsid w:val="006E636F"/>
    <w:rsid w:val="00717A53"/>
    <w:rsid w:val="00726A32"/>
    <w:rsid w:val="00744137"/>
    <w:rsid w:val="007446E4"/>
    <w:rsid w:val="007A6F73"/>
    <w:rsid w:val="007B7DA5"/>
    <w:rsid w:val="00852F3D"/>
    <w:rsid w:val="008A652E"/>
    <w:rsid w:val="008B707C"/>
    <w:rsid w:val="009659CB"/>
    <w:rsid w:val="00984AF7"/>
    <w:rsid w:val="009B787C"/>
    <w:rsid w:val="009D7A7B"/>
    <w:rsid w:val="009F266B"/>
    <w:rsid w:val="00A15272"/>
    <w:rsid w:val="00A406AC"/>
    <w:rsid w:val="00A651FC"/>
    <w:rsid w:val="00A7635C"/>
    <w:rsid w:val="00AA0C85"/>
    <w:rsid w:val="00AB41AF"/>
    <w:rsid w:val="00B05886"/>
    <w:rsid w:val="00B218B4"/>
    <w:rsid w:val="00B60974"/>
    <w:rsid w:val="00BC0E9E"/>
    <w:rsid w:val="00C07757"/>
    <w:rsid w:val="00C311ED"/>
    <w:rsid w:val="00C46A4B"/>
    <w:rsid w:val="00C96F68"/>
    <w:rsid w:val="00D0665B"/>
    <w:rsid w:val="00D33424"/>
    <w:rsid w:val="00D5057B"/>
    <w:rsid w:val="00D520E9"/>
    <w:rsid w:val="00D76D89"/>
    <w:rsid w:val="00DA139D"/>
    <w:rsid w:val="00EB38C4"/>
    <w:rsid w:val="00EE0A1B"/>
    <w:rsid w:val="00EF782F"/>
    <w:rsid w:val="00F30C69"/>
    <w:rsid w:val="00F93594"/>
    <w:rsid w:val="00FA3823"/>
    <w:rsid w:val="00FB406D"/>
    <w:rsid w:val="00FC4E7B"/>
    <w:rsid w:val="00FD2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4E997"/>
  <w15:chartTrackingRefBased/>
  <w15:docId w15:val="{7DAD4CE5-D5A7-406E-833F-2F4BD0D67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3276"/>
  </w:style>
  <w:style w:type="paragraph" w:styleId="1">
    <w:name w:val="heading 1"/>
    <w:basedOn w:val="a"/>
    <w:next w:val="a"/>
    <w:link w:val="1Char"/>
    <w:uiPriority w:val="9"/>
    <w:qFormat/>
    <w:rsid w:val="0029327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327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327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32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327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327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32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327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327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4D0A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2932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93276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293276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293276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styleId="a5">
    <w:name w:val="Hyperlink"/>
    <w:basedOn w:val="a0"/>
    <w:uiPriority w:val="99"/>
    <w:unhideWhenUsed/>
    <w:rsid w:val="00FD2836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FD28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제목 3 Char"/>
    <w:basedOn w:val="a0"/>
    <w:link w:val="3"/>
    <w:uiPriority w:val="9"/>
    <w:rsid w:val="00293276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styleId="a7">
    <w:name w:val="annotation reference"/>
    <w:basedOn w:val="a0"/>
    <w:uiPriority w:val="99"/>
    <w:semiHidden/>
    <w:unhideWhenUsed/>
    <w:rsid w:val="00744137"/>
    <w:rPr>
      <w:sz w:val="18"/>
      <w:szCs w:val="18"/>
    </w:rPr>
  </w:style>
  <w:style w:type="paragraph" w:styleId="a8">
    <w:name w:val="annotation text"/>
    <w:basedOn w:val="a"/>
    <w:link w:val="Char0"/>
    <w:uiPriority w:val="99"/>
    <w:semiHidden/>
    <w:unhideWhenUsed/>
    <w:rsid w:val="00744137"/>
  </w:style>
  <w:style w:type="character" w:customStyle="1" w:styleId="Char0">
    <w:name w:val="메모 텍스트 Char"/>
    <w:basedOn w:val="a0"/>
    <w:link w:val="a8"/>
    <w:uiPriority w:val="99"/>
    <w:semiHidden/>
    <w:rsid w:val="00744137"/>
  </w:style>
  <w:style w:type="paragraph" w:styleId="a9">
    <w:name w:val="annotation subject"/>
    <w:basedOn w:val="a8"/>
    <w:next w:val="a8"/>
    <w:link w:val="Char1"/>
    <w:uiPriority w:val="99"/>
    <w:semiHidden/>
    <w:unhideWhenUsed/>
    <w:rsid w:val="00744137"/>
    <w:rPr>
      <w:b/>
      <w:bCs/>
    </w:rPr>
  </w:style>
  <w:style w:type="character" w:customStyle="1" w:styleId="Char1">
    <w:name w:val="메모 주제 Char"/>
    <w:basedOn w:val="Char0"/>
    <w:link w:val="a9"/>
    <w:uiPriority w:val="99"/>
    <w:semiHidden/>
    <w:rsid w:val="00744137"/>
    <w:rPr>
      <w:b/>
      <w:bCs/>
    </w:rPr>
  </w:style>
  <w:style w:type="paragraph" w:styleId="aa">
    <w:name w:val="Balloon Text"/>
    <w:basedOn w:val="a"/>
    <w:link w:val="Char2"/>
    <w:uiPriority w:val="99"/>
    <w:semiHidden/>
    <w:unhideWhenUsed/>
    <w:rsid w:val="0074413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744137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B70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B707C"/>
    <w:rPr>
      <w:rFonts w:ascii="굴림체" w:eastAsia="굴림체" w:hAnsi="굴림체" w:cs="굴림체"/>
      <w:kern w:val="0"/>
      <w:sz w:val="24"/>
      <w:szCs w:val="24"/>
    </w:rPr>
  </w:style>
  <w:style w:type="character" w:styleId="ab">
    <w:name w:val="Intense Emphasis"/>
    <w:basedOn w:val="a0"/>
    <w:uiPriority w:val="21"/>
    <w:qFormat/>
    <w:rsid w:val="00293276"/>
    <w:rPr>
      <w:b/>
      <w:bCs/>
      <w:i/>
      <w:iCs/>
    </w:rPr>
  </w:style>
  <w:style w:type="character" w:customStyle="1" w:styleId="4Char">
    <w:name w:val="제목 4 Char"/>
    <w:basedOn w:val="a0"/>
    <w:link w:val="4"/>
    <w:uiPriority w:val="9"/>
    <w:semiHidden/>
    <w:rsid w:val="00293276"/>
    <w:rPr>
      <w:rFonts w:asciiTheme="majorHAnsi" w:eastAsiaTheme="majorEastAsia" w:hAnsiTheme="majorHAnsi" w:cstheme="majorBidi"/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293276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Char">
    <w:name w:val="제목 6 Char"/>
    <w:basedOn w:val="a0"/>
    <w:link w:val="6"/>
    <w:uiPriority w:val="9"/>
    <w:semiHidden/>
    <w:rsid w:val="0029327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Char">
    <w:name w:val="제목 7 Char"/>
    <w:basedOn w:val="a0"/>
    <w:link w:val="7"/>
    <w:uiPriority w:val="9"/>
    <w:semiHidden/>
    <w:rsid w:val="00293276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8Char">
    <w:name w:val="제목 8 Char"/>
    <w:basedOn w:val="a0"/>
    <w:link w:val="8"/>
    <w:uiPriority w:val="9"/>
    <w:semiHidden/>
    <w:rsid w:val="0029327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Char">
    <w:name w:val="제목 9 Char"/>
    <w:basedOn w:val="a0"/>
    <w:link w:val="9"/>
    <w:uiPriority w:val="9"/>
    <w:semiHidden/>
    <w:rsid w:val="0029327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c">
    <w:name w:val="caption"/>
    <w:basedOn w:val="a"/>
    <w:next w:val="a"/>
    <w:uiPriority w:val="35"/>
    <w:semiHidden/>
    <w:unhideWhenUsed/>
    <w:qFormat/>
    <w:rsid w:val="0029327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d">
    <w:name w:val="Subtitle"/>
    <w:basedOn w:val="a"/>
    <w:next w:val="a"/>
    <w:link w:val="Char3"/>
    <w:uiPriority w:val="11"/>
    <w:qFormat/>
    <w:rsid w:val="0029327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0"/>
    <w:link w:val="ad"/>
    <w:uiPriority w:val="11"/>
    <w:rsid w:val="00293276"/>
    <w:rPr>
      <w:rFonts w:asciiTheme="majorHAnsi" w:eastAsiaTheme="majorEastAsia" w:hAnsiTheme="majorHAnsi" w:cstheme="majorBidi"/>
      <w:sz w:val="24"/>
      <w:szCs w:val="24"/>
    </w:rPr>
  </w:style>
  <w:style w:type="character" w:styleId="ae">
    <w:name w:val="Strong"/>
    <w:basedOn w:val="a0"/>
    <w:uiPriority w:val="22"/>
    <w:qFormat/>
    <w:rsid w:val="00293276"/>
    <w:rPr>
      <w:b/>
      <w:bCs/>
    </w:rPr>
  </w:style>
  <w:style w:type="character" w:styleId="af">
    <w:name w:val="Emphasis"/>
    <w:basedOn w:val="a0"/>
    <w:uiPriority w:val="20"/>
    <w:qFormat/>
    <w:rsid w:val="00293276"/>
    <w:rPr>
      <w:i/>
      <w:iCs/>
    </w:rPr>
  </w:style>
  <w:style w:type="paragraph" w:styleId="af0">
    <w:name w:val="No Spacing"/>
    <w:uiPriority w:val="1"/>
    <w:qFormat/>
    <w:rsid w:val="00293276"/>
    <w:pPr>
      <w:spacing w:after="0" w:line="240" w:lineRule="auto"/>
    </w:pPr>
  </w:style>
  <w:style w:type="paragraph" w:styleId="af1">
    <w:name w:val="Quote"/>
    <w:basedOn w:val="a"/>
    <w:next w:val="a"/>
    <w:link w:val="Char4"/>
    <w:uiPriority w:val="29"/>
    <w:qFormat/>
    <w:rsid w:val="0029327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har4">
    <w:name w:val="인용 Char"/>
    <w:basedOn w:val="a0"/>
    <w:link w:val="af1"/>
    <w:uiPriority w:val="29"/>
    <w:rsid w:val="00293276"/>
    <w:rPr>
      <w:i/>
      <w:iCs/>
      <w:color w:val="404040" w:themeColor="text1" w:themeTint="BF"/>
    </w:rPr>
  </w:style>
  <w:style w:type="paragraph" w:styleId="af2">
    <w:name w:val="Intense Quote"/>
    <w:basedOn w:val="a"/>
    <w:next w:val="a"/>
    <w:link w:val="Char5"/>
    <w:uiPriority w:val="30"/>
    <w:qFormat/>
    <w:rsid w:val="00293276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har5">
    <w:name w:val="강한 인용 Char"/>
    <w:basedOn w:val="a0"/>
    <w:link w:val="af2"/>
    <w:uiPriority w:val="30"/>
    <w:rsid w:val="0029327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3">
    <w:name w:val="Subtle Emphasis"/>
    <w:basedOn w:val="a0"/>
    <w:uiPriority w:val="19"/>
    <w:qFormat/>
    <w:rsid w:val="00293276"/>
    <w:rPr>
      <w:i/>
      <w:iCs/>
      <w:color w:val="404040" w:themeColor="text1" w:themeTint="BF"/>
    </w:rPr>
  </w:style>
  <w:style w:type="character" w:styleId="af4">
    <w:name w:val="Subtle Reference"/>
    <w:basedOn w:val="a0"/>
    <w:uiPriority w:val="31"/>
    <w:qFormat/>
    <w:rsid w:val="00293276"/>
    <w:rPr>
      <w:smallCaps/>
      <w:color w:val="404040" w:themeColor="text1" w:themeTint="BF"/>
      <w:u w:val="single" w:color="7F7F7F" w:themeColor="text1" w:themeTint="80"/>
    </w:rPr>
  </w:style>
  <w:style w:type="character" w:styleId="af5">
    <w:name w:val="Intense Reference"/>
    <w:basedOn w:val="a0"/>
    <w:uiPriority w:val="32"/>
    <w:qFormat/>
    <w:rsid w:val="00293276"/>
    <w:rPr>
      <w:b/>
      <w:bCs/>
      <w:smallCaps/>
      <w:spacing w:val="5"/>
      <w:u w:val="single"/>
    </w:rPr>
  </w:style>
  <w:style w:type="character" w:styleId="af6">
    <w:name w:val="Book Title"/>
    <w:basedOn w:val="a0"/>
    <w:uiPriority w:val="33"/>
    <w:qFormat/>
    <w:rsid w:val="00293276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293276"/>
    <w:pPr>
      <w:outlineLvl w:val="9"/>
    </w:pPr>
  </w:style>
  <w:style w:type="character" w:styleId="af7">
    <w:name w:val="FollowedHyperlink"/>
    <w:basedOn w:val="a0"/>
    <w:uiPriority w:val="99"/>
    <w:semiHidden/>
    <w:unhideWhenUsed/>
    <w:rsid w:val="00293276"/>
    <w:rPr>
      <w:color w:val="954F72" w:themeColor="followedHyperlink"/>
      <w:u w:val="single"/>
    </w:rPr>
  </w:style>
  <w:style w:type="paragraph" w:styleId="af8">
    <w:name w:val="header"/>
    <w:basedOn w:val="a"/>
    <w:link w:val="Char6"/>
    <w:uiPriority w:val="99"/>
    <w:unhideWhenUsed/>
    <w:rsid w:val="007B7D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6">
    <w:name w:val="머리글 Char"/>
    <w:basedOn w:val="a0"/>
    <w:link w:val="af8"/>
    <w:uiPriority w:val="99"/>
    <w:rsid w:val="007B7DA5"/>
  </w:style>
  <w:style w:type="paragraph" w:styleId="af9">
    <w:name w:val="footer"/>
    <w:basedOn w:val="a"/>
    <w:link w:val="Char7"/>
    <w:uiPriority w:val="99"/>
    <w:unhideWhenUsed/>
    <w:rsid w:val="007B7D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7">
    <w:name w:val="바닥글 Char"/>
    <w:basedOn w:val="a0"/>
    <w:link w:val="af9"/>
    <w:uiPriority w:val="99"/>
    <w:rsid w:val="007B7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7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icrosoft.com/ko-kr/download/details.aspx?id=42307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hyperlink" Target="http://technet.microsoft.com/ko-kr/evalcenter/hh699156.aspx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flickr.com/services/apps/create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14</Pages>
  <Words>1220</Words>
  <Characters>6959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IT</Company>
  <LinksUpToDate>false</LinksUpToDate>
  <CharactersWithSpaces>8163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Reagan Hwang</dc:creator>
  <cp:keywords/>
  <dc:description/>
  <cp:lastModifiedBy>Reagan Hwang</cp:lastModifiedBy>
  <cp:revision>56</cp:revision>
  <dcterms:created xsi:type="dcterms:W3CDTF">2014-04-28T09:53:00Z</dcterms:created>
  <dcterms:modified xsi:type="dcterms:W3CDTF">2014-05-28T09:11:00Z</dcterms:modified>
</cp:coreProperties>
</file>